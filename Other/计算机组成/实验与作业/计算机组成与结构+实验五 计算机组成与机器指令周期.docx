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C3E6E" w14:textId="77777777" w:rsidR="00677F3F" w:rsidRDefault="00F802ED">
      <w:pPr>
        <w:jc w:val="center"/>
        <w:rPr>
          <w:rFonts w:ascii="黑体" w:eastAsia="黑体" w:hAnsi="黑体" w:cs="Times New Roman"/>
          <w:b/>
          <w:bCs/>
          <w:sz w:val="44"/>
          <w:szCs w:val="44"/>
        </w:rPr>
      </w:pPr>
      <w:r>
        <w:rPr>
          <w:rFonts w:ascii="黑体" w:eastAsia="黑体" w:hAnsi="黑体" w:cs="Times New Roman" w:hint="eastAsia"/>
          <w:b/>
          <w:bCs/>
          <w:sz w:val="44"/>
          <w:szCs w:val="44"/>
        </w:rPr>
        <w:t>桂林航天工业学院学生实验报告</w:t>
      </w:r>
    </w:p>
    <w:p w14:paraId="6F83A912" w14:textId="77777777" w:rsidR="00677F3F" w:rsidRDefault="00F802ED">
      <w:pPr>
        <w:jc w:val="center"/>
        <w:rPr>
          <w:rFonts w:ascii="黑体" w:eastAsia="黑体" w:hAnsi="黑体" w:cs="Times New Roman"/>
          <w:b/>
          <w:bCs/>
          <w:sz w:val="44"/>
          <w:szCs w:val="44"/>
        </w:rPr>
      </w:pPr>
      <w:r>
        <w:rPr>
          <w:rFonts w:ascii="黑体" w:eastAsia="黑体" w:hAnsi="黑体" w:cs="Times New Roman" w:hint="eastAsia"/>
          <w:b/>
          <w:bCs/>
          <w:sz w:val="44"/>
          <w:szCs w:val="44"/>
        </w:rPr>
        <w:t>实验五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53"/>
        <w:gridCol w:w="1413"/>
        <w:gridCol w:w="390"/>
        <w:gridCol w:w="1053"/>
        <w:gridCol w:w="1234"/>
        <w:gridCol w:w="1430"/>
        <w:gridCol w:w="1551"/>
      </w:tblGrid>
      <w:tr w:rsidR="00677F3F" w14:paraId="6F0C5E54" w14:textId="77777777">
        <w:trPr>
          <w:trHeight w:val="539"/>
          <w:jc w:val="center"/>
        </w:trPr>
        <w:tc>
          <w:tcPr>
            <w:tcW w:w="820" w:type="pct"/>
            <w:vAlign w:val="center"/>
          </w:tcPr>
          <w:p w14:paraId="28FA10B3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课程名称</w:t>
            </w:r>
          </w:p>
        </w:tc>
        <w:tc>
          <w:tcPr>
            <w:tcW w:w="1088" w:type="pct"/>
            <w:gridSpan w:val="3"/>
            <w:vAlign w:val="center"/>
          </w:tcPr>
          <w:p w14:paraId="1C5F71EE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计算机组成与结构</w:t>
            </w:r>
          </w:p>
        </w:tc>
        <w:tc>
          <w:tcPr>
            <w:tcW w:w="1342" w:type="pct"/>
            <w:gridSpan w:val="2"/>
            <w:vAlign w:val="center"/>
          </w:tcPr>
          <w:p w14:paraId="14A27534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实验名称</w:t>
            </w:r>
          </w:p>
        </w:tc>
        <w:tc>
          <w:tcPr>
            <w:tcW w:w="1747" w:type="pct"/>
            <w:gridSpan w:val="2"/>
            <w:vAlign w:val="center"/>
          </w:tcPr>
          <w:p w14:paraId="37771924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计算机组成与机器指令周期（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4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学时）</w:t>
            </w:r>
          </w:p>
        </w:tc>
      </w:tr>
      <w:tr w:rsidR="00677F3F" w14:paraId="40F2DDC3" w14:textId="77777777">
        <w:trPr>
          <w:trHeight w:val="539"/>
          <w:jc w:val="center"/>
        </w:trPr>
        <w:tc>
          <w:tcPr>
            <w:tcW w:w="1909" w:type="pct"/>
            <w:gridSpan w:val="4"/>
            <w:vAlign w:val="center"/>
          </w:tcPr>
          <w:p w14:paraId="488BBE11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开课教学单位及实验室</w:t>
            </w:r>
          </w:p>
        </w:tc>
        <w:tc>
          <w:tcPr>
            <w:tcW w:w="1342" w:type="pct"/>
            <w:gridSpan w:val="2"/>
            <w:vAlign w:val="center"/>
          </w:tcPr>
          <w:p w14:paraId="34076E44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计算机科学与工程学院</w:t>
            </w:r>
          </w:p>
        </w:tc>
        <w:tc>
          <w:tcPr>
            <w:tcW w:w="839" w:type="pct"/>
            <w:vAlign w:val="center"/>
          </w:tcPr>
          <w:p w14:paraId="1C1DE33F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实验日期</w:t>
            </w:r>
          </w:p>
        </w:tc>
        <w:tc>
          <w:tcPr>
            <w:tcW w:w="908" w:type="pct"/>
            <w:vAlign w:val="center"/>
          </w:tcPr>
          <w:p w14:paraId="41A3B8BC" w14:textId="16E183BB" w:rsidR="00677F3F" w:rsidRDefault="00AB30EB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2024.11.26</w:t>
            </w:r>
          </w:p>
        </w:tc>
      </w:tr>
      <w:tr w:rsidR="00677F3F" w14:paraId="590D4AF5" w14:textId="77777777">
        <w:trPr>
          <w:trHeight w:val="539"/>
          <w:jc w:val="center"/>
        </w:trPr>
        <w:tc>
          <w:tcPr>
            <w:tcW w:w="851" w:type="pct"/>
            <w:gridSpan w:val="2"/>
            <w:vAlign w:val="center"/>
          </w:tcPr>
          <w:p w14:paraId="40325709" w14:textId="77777777" w:rsidR="00677F3F" w:rsidRDefault="00F802ED">
            <w:pPr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学生姓名</w:t>
            </w:r>
          </w:p>
        </w:tc>
        <w:tc>
          <w:tcPr>
            <w:tcW w:w="829" w:type="pct"/>
            <w:vAlign w:val="center"/>
          </w:tcPr>
          <w:p w14:paraId="6641BBE6" w14:textId="25DFFB83" w:rsidR="00677F3F" w:rsidRDefault="008354D0">
            <w:pPr>
              <w:rPr>
                <w:rFonts w:ascii="宋体" w:hAnsi="宋体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color w:val="000000"/>
                <w:sz w:val="24"/>
                <w:szCs w:val="24"/>
              </w:rPr>
              <w:t>廉振威</w:t>
            </w:r>
            <w:proofErr w:type="gramEnd"/>
          </w:p>
        </w:tc>
        <w:tc>
          <w:tcPr>
            <w:tcW w:w="847" w:type="pct"/>
            <w:gridSpan w:val="2"/>
            <w:vAlign w:val="center"/>
          </w:tcPr>
          <w:p w14:paraId="02D25946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724" w:type="pct"/>
            <w:vAlign w:val="center"/>
          </w:tcPr>
          <w:p w14:paraId="5AB7896D" w14:textId="4D41C48F" w:rsidR="00677F3F" w:rsidRDefault="00AB30EB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20230700306</w:t>
            </w:r>
            <w:r w:rsidR="008354D0">
              <w:rPr>
                <w:rFonts w:ascii="宋体" w:hAnsi="宋体" w:hint="eastAsia"/>
                <w:color w:val="000000"/>
                <w:sz w:val="24"/>
                <w:szCs w:val="24"/>
              </w:rPr>
              <w:t>15</w:t>
            </w:r>
          </w:p>
        </w:tc>
        <w:tc>
          <w:tcPr>
            <w:tcW w:w="839" w:type="pct"/>
            <w:vAlign w:val="center"/>
          </w:tcPr>
          <w:p w14:paraId="4E2000E0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专业班级</w:t>
            </w:r>
          </w:p>
        </w:tc>
        <w:tc>
          <w:tcPr>
            <w:tcW w:w="908" w:type="pct"/>
            <w:vAlign w:val="center"/>
          </w:tcPr>
          <w:p w14:paraId="3CCE7FE5" w14:textId="65D2731A" w:rsidR="00677F3F" w:rsidRDefault="00AB30EB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23软件工程6班</w:t>
            </w:r>
          </w:p>
        </w:tc>
      </w:tr>
      <w:tr w:rsidR="00677F3F" w14:paraId="0D0A5B40" w14:textId="77777777">
        <w:trPr>
          <w:trHeight w:val="539"/>
          <w:jc w:val="center"/>
        </w:trPr>
        <w:tc>
          <w:tcPr>
            <w:tcW w:w="1909" w:type="pct"/>
            <w:gridSpan w:val="4"/>
            <w:vAlign w:val="center"/>
          </w:tcPr>
          <w:p w14:paraId="6E017FE1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指导教师</w:t>
            </w:r>
          </w:p>
        </w:tc>
        <w:tc>
          <w:tcPr>
            <w:tcW w:w="1342" w:type="pct"/>
            <w:gridSpan w:val="2"/>
            <w:vAlign w:val="center"/>
          </w:tcPr>
          <w:p w14:paraId="4A93C3A3" w14:textId="0F3F3B6E" w:rsidR="00677F3F" w:rsidRDefault="00AB30EB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张亚红</w:t>
            </w:r>
          </w:p>
        </w:tc>
        <w:tc>
          <w:tcPr>
            <w:tcW w:w="839" w:type="pct"/>
            <w:vAlign w:val="center"/>
          </w:tcPr>
          <w:p w14:paraId="21C52972" w14:textId="77777777" w:rsidR="00677F3F" w:rsidRDefault="00F802ED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实验成绩</w:t>
            </w:r>
          </w:p>
        </w:tc>
        <w:tc>
          <w:tcPr>
            <w:tcW w:w="908" w:type="pct"/>
            <w:vAlign w:val="center"/>
          </w:tcPr>
          <w:p w14:paraId="23D3BD1A" w14:textId="77777777" w:rsidR="00677F3F" w:rsidRDefault="00677F3F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</w:p>
        </w:tc>
      </w:tr>
      <w:tr w:rsidR="00677F3F" w14:paraId="49B0A2DE" w14:textId="77777777">
        <w:trPr>
          <w:jc w:val="center"/>
        </w:trPr>
        <w:tc>
          <w:tcPr>
            <w:tcW w:w="1909" w:type="pct"/>
            <w:gridSpan w:val="4"/>
            <w:vAlign w:val="center"/>
          </w:tcPr>
          <w:p w14:paraId="615B60B1" w14:textId="77777777" w:rsidR="00677F3F" w:rsidRDefault="00F802ED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实验目的</w:t>
            </w:r>
          </w:p>
        </w:tc>
        <w:tc>
          <w:tcPr>
            <w:tcW w:w="3090" w:type="pct"/>
            <w:gridSpan w:val="4"/>
            <w:vAlign w:val="center"/>
          </w:tcPr>
          <w:p w14:paraId="09995A38" w14:textId="77777777" w:rsidR="00677F3F" w:rsidRDefault="00F802ED">
            <w:p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1)</w:t>
            </w:r>
            <w:r>
              <w:rPr>
                <w:rFonts w:ascii="宋体" w:eastAsia="宋体" w:hAnsi="宋体" w:cs="Times New Roman"/>
                <w:b/>
                <w:szCs w:val="24"/>
              </w:rPr>
              <w:t xml:space="preserve"> </w:t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>通过总线将微程序控制器同运算器、存储器等连接起来，组成一台计算机</w:t>
            </w:r>
          </w:p>
          <w:p w14:paraId="5B26C9BE" w14:textId="77777777" w:rsidR="00677F3F" w:rsidRDefault="00F802ED">
            <w:pPr>
              <w:tabs>
                <w:tab w:val="left" w:pos="299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2)</w:t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ab/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>使用微程序控制器控制模型机数据通路，运行由</w:t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>4</w:t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>条机器指令组成的简单程序</w:t>
            </w:r>
          </w:p>
          <w:p w14:paraId="7A166F16" w14:textId="77777777" w:rsidR="00677F3F" w:rsidRDefault="00F802ED">
            <w:pPr>
              <w:tabs>
                <w:tab w:val="left" w:pos="299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3)</w:t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ab/>
            </w:r>
            <w:r>
              <w:rPr>
                <w:rFonts w:ascii="宋体" w:eastAsia="宋体" w:hAnsi="宋体" w:cs="Times New Roman" w:hint="eastAsia"/>
                <w:b/>
                <w:szCs w:val="24"/>
              </w:rPr>
              <w:t>理解微指令与机器指令的关系，理解计算机的指令周期</w:t>
            </w:r>
          </w:p>
        </w:tc>
      </w:tr>
      <w:tr w:rsidR="00677F3F" w14:paraId="0C59BCA9" w14:textId="77777777">
        <w:trPr>
          <w:jc w:val="center"/>
        </w:trPr>
        <w:tc>
          <w:tcPr>
            <w:tcW w:w="1909" w:type="pct"/>
            <w:gridSpan w:val="4"/>
            <w:vAlign w:val="center"/>
          </w:tcPr>
          <w:p w14:paraId="1864EC80" w14:textId="77777777" w:rsidR="00677F3F" w:rsidRDefault="00F802ED">
            <w:pPr>
              <w:jc w:val="center"/>
              <w:rPr>
                <w:rFonts w:ascii="Times New Roman" w:eastAsia="宋体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实验要求</w:t>
            </w:r>
          </w:p>
        </w:tc>
        <w:tc>
          <w:tcPr>
            <w:tcW w:w="3090" w:type="pct"/>
            <w:gridSpan w:val="4"/>
            <w:vAlign w:val="center"/>
          </w:tcPr>
          <w:p w14:paraId="72D1B9C5" w14:textId="77777777" w:rsidR="00677F3F" w:rsidRDefault="00F802ED">
            <w:pPr>
              <w:numPr>
                <w:ilvl w:val="0"/>
                <w:numId w:val="4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做好预习，复习微指令的格式和微指令控制器中各部件发挥的作用，了解实验中用到的器件和使用方法</w:t>
            </w:r>
          </w:p>
          <w:p w14:paraId="72D0C182" w14:textId="77777777" w:rsidR="00677F3F" w:rsidRDefault="00F802ED">
            <w:pPr>
              <w:numPr>
                <w:ilvl w:val="0"/>
                <w:numId w:val="4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按步骤完成实验，独立分析，按要求作好记录</w:t>
            </w:r>
          </w:p>
          <w:p w14:paraId="4D9C9DAC" w14:textId="77777777" w:rsidR="00677F3F" w:rsidRDefault="00F802ED">
            <w:pPr>
              <w:numPr>
                <w:ilvl w:val="0"/>
                <w:numId w:val="4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完成实验报告</w:t>
            </w:r>
          </w:p>
        </w:tc>
      </w:tr>
      <w:tr w:rsidR="00677F3F" w14:paraId="161B50F8" w14:textId="77777777">
        <w:trPr>
          <w:trHeight w:val="13368"/>
          <w:jc w:val="center"/>
        </w:trPr>
        <w:tc>
          <w:tcPr>
            <w:tcW w:w="5000" w:type="pct"/>
            <w:gridSpan w:val="8"/>
            <w:vAlign w:val="center"/>
          </w:tcPr>
          <w:p w14:paraId="69A74575" w14:textId="77777777" w:rsidR="00677F3F" w:rsidRDefault="00F802ED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lastRenderedPageBreak/>
              <w:t>一、实验电路</w:t>
            </w:r>
          </w:p>
          <w:p w14:paraId="51207DD5" w14:textId="77777777" w:rsidR="00677F3F" w:rsidRDefault="00F802ED">
            <w:pPr>
              <w:rPr>
                <w:rFonts w:ascii="Calibri" w:eastAsia="宋体" w:hAnsi="Calibri" w:cs="Times New Roman"/>
                <w:color w:val="366091"/>
                <w:sz w:val="18"/>
                <w:szCs w:val="21"/>
              </w:rPr>
            </w:pPr>
            <w:r>
              <w:rPr>
                <w:rFonts w:ascii="Calibri" w:eastAsia="宋体" w:hAnsi="Calibri" w:cs="Times New Roman"/>
                <w:noProof/>
                <w:color w:val="366091"/>
                <w:sz w:val="18"/>
                <w:szCs w:val="21"/>
              </w:rPr>
              <w:drawing>
                <wp:inline distT="0" distB="0" distL="0" distR="0" wp14:anchorId="1C1C22D9" wp14:editId="7E7193F4">
                  <wp:extent cx="5209540" cy="3344545"/>
                  <wp:effectExtent l="0" t="0" r="1016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3344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6883688" w14:textId="77777777" w:rsidR="00677F3F" w:rsidRDefault="00677F3F">
            <w:pPr>
              <w:rPr>
                <w:rFonts w:ascii="宋体" w:eastAsia="宋体" w:hAnsi="宋体" w:cs="Times New Roman"/>
                <w:szCs w:val="21"/>
              </w:rPr>
            </w:pPr>
          </w:p>
          <w:p w14:paraId="12A0FDAA" w14:textId="77777777" w:rsidR="00677F3F" w:rsidRDefault="00F802ED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图</w:t>
            </w:r>
            <w:r>
              <w:rPr>
                <w:rFonts w:ascii="宋体" w:eastAsia="宋体" w:hAnsi="宋体" w:cs="Times New Roman" w:hint="eastAsia"/>
                <w:szCs w:val="21"/>
              </w:rPr>
              <w:t xml:space="preserve">1 </w:t>
            </w:r>
            <w:r>
              <w:rPr>
                <w:rFonts w:ascii="宋体" w:eastAsia="宋体" w:hAnsi="宋体" w:cs="Times New Roman" w:hint="eastAsia"/>
                <w:szCs w:val="21"/>
              </w:rPr>
              <w:t>整机原理图</w:t>
            </w:r>
          </w:p>
          <w:p w14:paraId="453018B5" w14:textId="77777777" w:rsidR="00677F3F" w:rsidRDefault="00677F3F">
            <w:pPr>
              <w:keepNext/>
              <w:keepLines/>
              <w:spacing w:before="200" w:after="200" w:line="415" w:lineRule="auto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bookmarkStart w:id="0" w:name="_Toc448153247"/>
          </w:p>
          <w:p w14:paraId="6130A933" w14:textId="77777777" w:rsidR="00677F3F" w:rsidRDefault="00F802ED">
            <w:pPr>
              <w:keepNext/>
              <w:keepLines/>
              <w:spacing w:before="200" w:after="200" w:line="415" w:lineRule="auto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r>
              <w:rPr>
                <w:rFonts w:ascii="Calibri" w:eastAsia="宋体" w:hAnsi="Calibri" w:cs="Times New Roman" w:hint="eastAsia"/>
                <w:b/>
                <w:bCs/>
                <w:sz w:val="24"/>
                <w:szCs w:val="24"/>
              </w:rPr>
              <w:t>二、实验电路</w:t>
            </w:r>
            <w:bookmarkEnd w:id="0"/>
          </w:p>
          <w:p w14:paraId="22D7F461" w14:textId="77777777" w:rsidR="00677F3F" w:rsidRDefault="00F802ED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本实验将前面几个实验中的所有电路，包括运算器、存储器、通用寄存器堆、微程序控制器等模块组合在一起，构成一台简单的模型机。因此，在基本实验中，这是最复杂的一个实验。</w:t>
            </w:r>
          </w:p>
          <w:p w14:paraId="51C6E176" w14:textId="77777777" w:rsidR="00677F3F" w:rsidRDefault="00F802ED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在前面的实验中，实验者本身</w:t>
            </w:r>
            <w:proofErr w:type="gramStart"/>
            <w:r>
              <w:rPr>
                <w:rFonts w:ascii="Calibri" w:eastAsia="宋体" w:hAnsi="Calibri" w:cs="Times New Roman" w:hint="eastAsia"/>
              </w:rPr>
              <w:t>做为“</w:t>
            </w:r>
            <w:proofErr w:type="gramEnd"/>
            <w:r>
              <w:rPr>
                <w:rFonts w:ascii="Calibri" w:eastAsia="宋体" w:hAnsi="Calibri" w:cs="Times New Roman" w:hint="eastAsia"/>
              </w:rPr>
              <w:t>控制器“，完成了对数据通路的控制。而在本次实验中，数据通路的控制器将交由微程序控制器来完成。</w:t>
            </w:r>
            <w:r>
              <w:rPr>
                <w:rFonts w:ascii="Calibri" w:eastAsia="宋体" w:hAnsi="Calibri" w:cs="Times New Roman" w:hint="eastAsia"/>
              </w:rPr>
              <w:t>TEC-5G</w:t>
            </w:r>
            <w:r>
              <w:rPr>
                <w:rFonts w:ascii="Calibri" w:eastAsia="宋体" w:hAnsi="Calibri" w:cs="Times New Roman" w:hint="eastAsia"/>
              </w:rPr>
              <w:t>从内存中取出一条机器指令到执行指令结束的一个指令周期，是由微程序来完成的，即一条机器指令对应一段微程序。</w:t>
            </w:r>
          </w:p>
          <w:p w14:paraId="55C45CDC" w14:textId="77777777" w:rsidR="00677F3F" w:rsidRDefault="00677F3F">
            <w:pPr>
              <w:ind w:firstLineChars="200" w:firstLine="420"/>
              <w:rPr>
                <w:rFonts w:ascii="Calibri" w:eastAsia="宋体" w:hAnsi="Calibri" w:cs="Times New Roman"/>
              </w:rPr>
            </w:pPr>
          </w:p>
          <w:tbl>
            <w:tblPr>
              <w:tblStyle w:val="a5"/>
              <w:tblW w:w="9738" w:type="dxa"/>
              <w:tblInd w:w="0" w:type="dxa"/>
              <w:tblLayout w:type="fixed"/>
              <w:tblCellMar>
                <w:left w:w="10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1829"/>
              <w:gridCol w:w="2455"/>
              <w:gridCol w:w="5454"/>
            </w:tblGrid>
            <w:tr w:rsidR="00677F3F" w14:paraId="26E0FF7D" w14:textId="77777777">
              <w:tc>
                <w:tcPr>
                  <w:tcW w:w="1829" w:type="dxa"/>
                </w:tcPr>
                <w:p w14:paraId="692B3A76" w14:textId="77777777" w:rsidR="00677F3F" w:rsidRDefault="00F802ED">
                  <w:r>
                    <w:t>74LS163</w:t>
                  </w:r>
                </w:p>
              </w:tc>
              <w:tc>
                <w:tcPr>
                  <w:tcW w:w="2455" w:type="dxa"/>
                </w:tcPr>
                <w:p w14:paraId="3A6EB934" w14:textId="77777777" w:rsidR="00677F3F" w:rsidRDefault="00F802ED">
                  <w:r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位二进制计数器</w:t>
                  </w:r>
                </w:p>
              </w:tc>
              <w:tc>
                <w:tcPr>
                  <w:tcW w:w="5454" w:type="dxa"/>
                </w:tcPr>
                <w:p w14:paraId="44C3CECA" w14:textId="77777777" w:rsidR="00677F3F" w:rsidRDefault="00F802ED">
                  <w:r>
                    <w:rPr>
                      <w:noProof/>
                    </w:rPr>
                    <w:drawing>
                      <wp:inline distT="0" distB="0" distL="114300" distR="114300" wp14:anchorId="6645EF86" wp14:editId="2402D97F">
                        <wp:extent cx="1533525" cy="695325"/>
                        <wp:effectExtent l="0" t="0" r="3175" b="3175"/>
                        <wp:docPr id="239" name="图片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9" name="图片 2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7F3F" w14:paraId="0859B2CA" w14:textId="77777777">
              <w:tc>
                <w:tcPr>
                  <w:tcW w:w="1829" w:type="dxa"/>
                </w:tcPr>
                <w:p w14:paraId="20B62BAA" w14:textId="77777777" w:rsidR="00677F3F" w:rsidRDefault="00F802ED">
                  <w:r>
                    <w:t>74LS374</w:t>
                  </w:r>
                </w:p>
              </w:tc>
              <w:tc>
                <w:tcPr>
                  <w:tcW w:w="2455" w:type="dxa"/>
                </w:tcPr>
                <w:p w14:paraId="07B5D6A7" w14:textId="77777777" w:rsidR="00677F3F" w:rsidRDefault="00F802ED">
                  <w:r>
                    <w:rPr>
                      <w:rFonts w:hint="eastAsia"/>
                    </w:rPr>
                    <w:t>8</w:t>
                  </w:r>
                  <w:r>
                    <w:rPr>
                      <w:rFonts w:hint="eastAsia"/>
                    </w:rPr>
                    <w:t>位正沿触发器存器</w:t>
                  </w:r>
                </w:p>
              </w:tc>
              <w:tc>
                <w:tcPr>
                  <w:tcW w:w="5454" w:type="dxa"/>
                </w:tcPr>
                <w:p w14:paraId="65F8797E" w14:textId="77777777" w:rsidR="00677F3F" w:rsidRDefault="00F802ED">
                  <w:r>
                    <w:rPr>
                      <w:noProof/>
                    </w:rPr>
                    <w:drawing>
                      <wp:inline distT="0" distB="0" distL="114300" distR="114300" wp14:anchorId="1C5EB39B" wp14:editId="781D0C4F">
                        <wp:extent cx="1812925" cy="695325"/>
                        <wp:effectExtent l="0" t="0" r="3175" b="3175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2925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7F3F" w14:paraId="61FACF64" w14:textId="77777777">
              <w:tc>
                <w:tcPr>
                  <w:tcW w:w="1829" w:type="dxa"/>
                </w:tcPr>
                <w:p w14:paraId="742CA4F4" w14:textId="77777777" w:rsidR="00677F3F" w:rsidRDefault="00F802ED">
                  <w:proofErr w:type="spellStart"/>
                  <w:r>
                    <w:rPr>
                      <w:rFonts w:hint="eastAsia"/>
                    </w:rPr>
                    <w:t>NOTgate</w:t>
                  </w:r>
                  <w:proofErr w:type="spellEnd"/>
                </w:p>
              </w:tc>
              <w:tc>
                <w:tcPr>
                  <w:tcW w:w="2455" w:type="dxa"/>
                </w:tcPr>
                <w:p w14:paraId="6FC11FF8" w14:textId="77777777" w:rsidR="00677F3F" w:rsidRDefault="00F802ED">
                  <w:r>
                    <w:rPr>
                      <w:rFonts w:hint="eastAsia"/>
                    </w:rPr>
                    <w:t>非门</w:t>
                  </w:r>
                </w:p>
              </w:tc>
              <w:tc>
                <w:tcPr>
                  <w:tcW w:w="5454" w:type="dxa"/>
                </w:tcPr>
                <w:p w14:paraId="5EF46CB2" w14:textId="77777777" w:rsidR="00677F3F" w:rsidRDefault="00F802ED">
                  <w:r>
                    <w:rPr>
                      <w:noProof/>
                    </w:rPr>
                    <w:drawing>
                      <wp:inline distT="0" distB="0" distL="114300" distR="114300" wp14:anchorId="0D6E2C16" wp14:editId="569E055B">
                        <wp:extent cx="428625" cy="314325"/>
                        <wp:effectExtent l="0" t="0" r="3175" b="3175"/>
                        <wp:docPr id="240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0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62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DF30A4A" w14:textId="77777777" w:rsidR="00677F3F" w:rsidRDefault="00677F3F">
            <w:pPr>
              <w:ind w:firstLineChars="200" w:firstLine="420"/>
              <w:rPr>
                <w:rFonts w:ascii="Calibri" w:eastAsia="宋体" w:hAnsi="Calibri" w:cs="Times New Roman"/>
              </w:rPr>
            </w:pPr>
          </w:p>
          <w:p w14:paraId="1FDEA65B" w14:textId="77777777" w:rsidR="00677F3F" w:rsidRDefault="00F802ED">
            <w:pPr>
              <w:ind w:firstLineChars="200" w:firstLine="420"/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07406B33" wp14:editId="4D5D2FA9">
                  <wp:simplePos x="0" y="0"/>
                  <wp:positionH relativeFrom="column">
                    <wp:posOffset>-940435</wp:posOffset>
                  </wp:positionH>
                  <wp:positionV relativeFrom="paragraph">
                    <wp:posOffset>-2467610</wp:posOffset>
                  </wp:positionV>
                  <wp:extent cx="6632575" cy="3757295"/>
                  <wp:effectExtent l="0" t="0" r="1905" b="9525"/>
                  <wp:wrapTopAndBottom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632575" cy="3757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宋体" w:hAnsi="Calibri" w:cs="Times New Roman" w:hint="eastAsia"/>
              </w:rPr>
              <w:t>图</w:t>
            </w:r>
            <w:r>
              <w:rPr>
                <w:rFonts w:ascii="Calibri" w:eastAsia="宋体" w:hAnsi="Calibri" w:cs="Times New Roman" w:hint="eastAsia"/>
              </w:rPr>
              <w:t xml:space="preserve">2  </w:t>
            </w:r>
            <w:r>
              <w:rPr>
                <w:rFonts w:ascii="Calibri" w:eastAsia="宋体" w:hAnsi="Calibri" w:cs="Times New Roman" w:hint="eastAsia"/>
              </w:rPr>
              <w:t>实验电路图</w:t>
            </w:r>
          </w:p>
          <w:p w14:paraId="3BA0B312" w14:textId="77777777" w:rsidR="00677F3F" w:rsidRDefault="00F802ED">
            <w:pPr>
              <w:keepNext/>
              <w:keepLines/>
              <w:spacing w:before="100" w:after="100" w:line="415" w:lineRule="auto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bookmarkStart w:id="1" w:name="_Toc448153248"/>
            <w:r>
              <w:rPr>
                <w:rFonts w:ascii="Calibri" w:eastAsia="宋体" w:hAnsi="Calibri" w:cs="Times New Roman" w:hint="eastAsia"/>
                <w:b/>
                <w:bCs/>
                <w:sz w:val="24"/>
                <w:szCs w:val="24"/>
              </w:rPr>
              <w:t>三、实验设备</w:t>
            </w:r>
            <w:bookmarkEnd w:id="1"/>
          </w:p>
          <w:p w14:paraId="1F02945B" w14:textId="77777777" w:rsidR="00677F3F" w:rsidRDefault="00F802ED">
            <w:pPr>
              <w:numPr>
                <w:ilvl w:val="0"/>
                <w:numId w:val="5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TEC-5G</w:t>
            </w:r>
            <w:r>
              <w:rPr>
                <w:rFonts w:ascii="Calibri" w:eastAsia="宋体" w:hAnsi="Calibri" w:cs="Times New Roman" w:hint="eastAsia"/>
              </w:rPr>
              <w:t>计算机组成实验系统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台</w:t>
            </w:r>
          </w:p>
          <w:p w14:paraId="4102203B" w14:textId="77777777" w:rsidR="00677F3F" w:rsidRDefault="00F802ED">
            <w:pPr>
              <w:numPr>
                <w:ilvl w:val="0"/>
                <w:numId w:val="5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逻辑测试笔一支（在实验台上）</w:t>
            </w:r>
          </w:p>
          <w:p w14:paraId="099B419E" w14:textId="77777777" w:rsidR="00677F3F" w:rsidRDefault="00F802ED">
            <w:pPr>
              <w:numPr>
                <w:ilvl w:val="0"/>
                <w:numId w:val="5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双</w:t>
            </w:r>
            <w:proofErr w:type="gramStart"/>
            <w:r>
              <w:rPr>
                <w:rFonts w:ascii="Calibri" w:eastAsia="宋体" w:hAnsi="Calibri" w:cs="Times New Roman" w:hint="eastAsia"/>
              </w:rPr>
              <w:t>踪</w:t>
            </w:r>
            <w:proofErr w:type="gramEnd"/>
            <w:r>
              <w:rPr>
                <w:rFonts w:ascii="Calibri" w:eastAsia="宋体" w:hAnsi="Calibri" w:cs="Times New Roman" w:hint="eastAsia"/>
              </w:rPr>
              <w:t>示波器一台（公用）</w:t>
            </w:r>
          </w:p>
          <w:p w14:paraId="2430F722" w14:textId="77777777" w:rsidR="00677F3F" w:rsidRDefault="00F802ED">
            <w:pPr>
              <w:numPr>
                <w:ilvl w:val="0"/>
                <w:numId w:val="5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万用表一只（公用）</w:t>
            </w:r>
          </w:p>
          <w:p w14:paraId="058597B1" w14:textId="77777777" w:rsidR="00677F3F" w:rsidRDefault="00F802ED">
            <w:pPr>
              <w:keepNext/>
              <w:keepLines/>
              <w:spacing w:before="260" w:line="415" w:lineRule="auto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bookmarkStart w:id="2" w:name="_Toc448153249"/>
            <w:r>
              <w:rPr>
                <w:rFonts w:ascii="Calibri" w:eastAsia="宋体" w:hAnsi="Calibri" w:cs="Times New Roman" w:hint="eastAsia"/>
                <w:b/>
                <w:bCs/>
                <w:sz w:val="24"/>
                <w:szCs w:val="24"/>
              </w:rPr>
              <w:t>四、实验任务</w:t>
            </w:r>
            <w:bookmarkEnd w:id="2"/>
          </w:p>
          <w:p w14:paraId="71190796" w14:textId="77777777" w:rsidR="00677F3F" w:rsidRDefault="00F802ED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整体结构延续了数据通路的架构，不同之处主要有以下几点：</w:t>
            </w:r>
          </w:p>
          <w:p w14:paraId="6844FEB9" w14:textId="77777777" w:rsidR="00677F3F" w:rsidRDefault="00F802ED">
            <w:pPr>
              <w:numPr>
                <w:ilvl w:val="0"/>
                <w:numId w:val="6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lastRenderedPageBreak/>
              <w:t>以微程序控制器替代原有的手动开关，控制信号由</w:t>
            </w:r>
            <w:r>
              <w:rPr>
                <w:rFonts w:ascii="Calibri" w:eastAsia="宋体" w:hAnsi="Calibri" w:cs="Times New Roman" w:hint="eastAsia"/>
              </w:rPr>
              <w:t>ROM</w:t>
            </w:r>
            <w:r>
              <w:rPr>
                <w:rFonts w:ascii="Calibri" w:eastAsia="宋体" w:hAnsi="Calibri" w:cs="Times New Roman" w:hint="eastAsia"/>
              </w:rPr>
              <w:t>发出，结合时序产生器，控制数据通路</w:t>
            </w:r>
          </w:p>
          <w:p w14:paraId="39ECFB84" w14:textId="77777777" w:rsidR="00677F3F" w:rsidRDefault="00F802ED">
            <w:pPr>
              <w:numPr>
                <w:ilvl w:val="0"/>
                <w:numId w:val="6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增加了如下几个计算机组成中不可或缺的部件：</w:t>
            </w:r>
          </w:p>
          <w:p w14:paraId="5379B78A" w14:textId="77777777" w:rsidR="00677F3F" w:rsidRDefault="00F802ED">
            <w:pPr>
              <w:numPr>
                <w:ilvl w:val="0"/>
                <w:numId w:val="6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程序计数器</w:t>
            </w:r>
            <w:r>
              <w:rPr>
                <w:rFonts w:ascii="Calibri" w:eastAsia="宋体" w:hAnsi="Calibri" w:cs="Times New Roman" w:hint="eastAsia"/>
              </w:rPr>
              <w:t>PC</w:t>
            </w:r>
            <w:r>
              <w:rPr>
                <w:rFonts w:ascii="Calibri" w:eastAsia="宋体" w:hAnsi="Calibri" w:cs="Times New Roman" w:hint="eastAsia"/>
              </w:rPr>
              <w:t>用于指令寻址，同时，也作为本实验的数据寻址，用</w:t>
            </w:r>
            <w:r>
              <w:rPr>
                <w:rFonts w:ascii="Calibri" w:eastAsia="宋体" w:hAnsi="Calibri" w:cs="Times New Roman" w:hint="eastAsia"/>
              </w:rPr>
              <w:t>2</w:t>
            </w:r>
            <w:r>
              <w:rPr>
                <w:rFonts w:ascii="Calibri" w:eastAsia="宋体" w:hAnsi="Calibri" w:cs="Times New Roman" w:hint="eastAsia"/>
              </w:rPr>
              <w:t>片</w:t>
            </w:r>
            <w:r>
              <w:rPr>
                <w:rFonts w:ascii="Calibri" w:eastAsia="宋体" w:hAnsi="Calibri" w:cs="Times New Roman" w:hint="eastAsia"/>
              </w:rPr>
              <w:t>74163</w:t>
            </w:r>
            <w:r>
              <w:rPr>
                <w:rFonts w:ascii="Calibri" w:eastAsia="宋体" w:hAnsi="Calibri" w:cs="Times New Roman" w:hint="eastAsia"/>
              </w:rPr>
              <w:t>（</w:t>
            </w:r>
            <w:r>
              <w:rPr>
                <w:rFonts w:ascii="Calibri" w:eastAsia="宋体" w:hAnsi="Calibri" w:cs="Times New Roman" w:hint="eastAsia"/>
              </w:rPr>
              <w:t>4</w:t>
            </w:r>
            <w:r>
              <w:rPr>
                <w:rFonts w:ascii="Calibri" w:eastAsia="宋体" w:hAnsi="Calibri" w:cs="Times New Roman" w:hint="eastAsia"/>
              </w:rPr>
              <w:t>位计数器）串接起来；</w:t>
            </w:r>
          </w:p>
          <w:p w14:paraId="7F8318FF" w14:textId="77777777" w:rsidR="00677F3F" w:rsidRDefault="00F802ED">
            <w:pPr>
              <w:numPr>
                <w:ilvl w:val="0"/>
                <w:numId w:val="6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通用寄存器</w:t>
            </w:r>
            <w:r>
              <w:rPr>
                <w:rFonts w:ascii="Calibri" w:eastAsia="宋体" w:hAnsi="Calibri" w:cs="Times New Roman" w:hint="eastAsia"/>
              </w:rPr>
              <w:t>R0</w:t>
            </w:r>
            <w:r>
              <w:rPr>
                <w:rFonts w:ascii="Calibri" w:eastAsia="宋体" w:hAnsi="Calibri" w:cs="Times New Roman" w:hint="eastAsia"/>
              </w:rPr>
              <w:t>，在本实验中用作隐含操作数，由一片</w:t>
            </w:r>
            <w:r>
              <w:rPr>
                <w:rFonts w:ascii="Calibri" w:eastAsia="宋体" w:hAnsi="Calibri" w:cs="Times New Roman" w:hint="eastAsia"/>
              </w:rPr>
              <w:t>74374</w:t>
            </w:r>
            <w:r>
              <w:rPr>
                <w:rFonts w:ascii="Calibri" w:eastAsia="宋体" w:hAnsi="Calibri" w:cs="Times New Roman" w:hint="eastAsia"/>
              </w:rPr>
              <w:t>构成，该器件本身具有输出使能端，不需额外配备三态门</w:t>
            </w:r>
            <w:r>
              <w:rPr>
                <w:rFonts w:ascii="Calibri" w:eastAsia="宋体" w:hAnsi="Calibri" w:cs="Times New Roman" w:hint="eastAsia"/>
              </w:rPr>
              <w:t>742</w:t>
            </w:r>
          </w:p>
          <w:p w14:paraId="6362F61B" w14:textId="77777777" w:rsidR="00677F3F" w:rsidRDefault="00F802ED">
            <w:pPr>
              <w:numPr>
                <w:ilvl w:val="0"/>
                <w:numId w:val="6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指令寄存器</w:t>
            </w:r>
            <w:r>
              <w:rPr>
                <w:rFonts w:ascii="Calibri" w:eastAsia="宋体" w:hAnsi="Calibri" w:cs="Times New Roman" w:hint="eastAsia"/>
              </w:rPr>
              <w:t>IR</w:t>
            </w:r>
            <w:r>
              <w:rPr>
                <w:rFonts w:ascii="Calibri" w:eastAsia="宋体" w:hAnsi="Calibri" w:cs="Times New Roman" w:hint="eastAsia"/>
              </w:rPr>
              <w:t>，在微程序控制器实验中，使用了开关表示</w:t>
            </w:r>
            <w:r>
              <w:rPr>
                <w:rFonts w:ascii="Calibri" w:eastAsia="宋体" w:hAnsi="Calibri" w:cs="Times New Roman" w:hint="eastAsia"/>
              </w:rPr>
              <w:t>IR</w:t>
            </w:r>
            <w:r>
              <w:rPr>
                <w:rFonts w:ascii="Calibri" w:eastAsia="宋体" w:hAnsi="Calibri" w:cs="Times New Roman" w:hint="eastAsia"/>
              </w:rPr>
              <w:t>，本实验使用一片</w:t>
            </w:r>
            <w:r>
              <w:rPr>
                <w:rFonts w:ascii="Calibri" w:eastAsia="宋体" w:hAnsi="Calibri" w:cs="Times New Roman" w:hint="eastAsia"/>
              </w:rPr>
              <w:t>8</w:t>
            </w:r>
            <w:r>
              <w:rPr>
                <w:rFonts w:ascii="Calibri" w:eastAsia="宋体" w:hAnsi="Calibri" w:cs="Times New Roman" w:hint="eastAsia"/>
              </w:rPr>
              <w:t>位锁存器</w:t>
            </w:r>
            <w:r>
              <w:rPr>
                <w:rFonts w:ascii="Calibri" w:eastAsia="宋体" w:hAnsi="Calibri" w:cs="Times New Roman" w:hint="eastAsia"/>
              </w:rPr>
              <w:t>74273</w:t>
            </w:r>
            <w:r>
              <w:rPr>
                <w:rFonts w:ascii="Calibri" w:eastAsia="宋体" w:hAnsi="Calibri" w:cs="Times New Roman" w:hint="eastAsia"/>
              </w:rPr>
              <w:t>构成</w:t>
            </w:r>
          </w:p>
          <w:p w14:paraId="6688533B" w14:textId="77777777" w:rsidR="00677F3F" w:rsidRDefault="00F802ED">
            <w:pPr>
              <w:numPr>
                <w:ilvl w:val="0"/>
                <w:numId w:val="6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以上部件均与总线相连</w:t>
            </w:r>
          </w:p>
          <w:p w14:paraId="16EDEE14" w14:textId="77777777" w:rsidR="00677F3F" w:rsidRDefault="00677F3F">
            <w:pPr>
              <w:jc w:val="left"/>
              <w:rPr>
                <w:rFonts w:ascii="Calibri" w:eastAsia="宋体" w:hAnsi="Calibri" w:cs="Times New Roman"/>
              </w:rPr>
            </w:pPr>
          </w:p>
          <w:p w14:paraId="40D34178" w14:textId="77777777" w:rsidR="00677F3F" w:rsidRDefault="00F802ED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实验中用到四条机器指令，</w:t>
            </w:r>
            <w:r>
              <w:rPr>
                <w:rFonts w:ascii="Calibri" w:eastAsia="宋体" w:hAnsi="Calibri" w:cs="Times New Roman" w:hint="eastAsia"/>
              </w:rPr>
              <w:t>IN</w:t>
            </w:r>
            <w:r>
              <w:rPr>
                <w:rFonts w:ascii="Calibri" w:eastAsia="宋体" w:hAnsi="Calibri" w:cs="Times New Roman" w:hint="eastAsia"/>
              </w:rPr>
              <w:t>（输入），</w:t>
            </w:r>
            <w:r>
              <w:rPr>
                <w:rFonts w:ascii="Calibri" w:eastAsia="宋体" w:hAnsi="Calibri" w:cs="Times New Roman" w:hint="eastAsia"/>
              </w:rPr>
              <w:t>ADD</w:t>
            </w:r>
            <w:r>
              <w:rPr>
                <w:rFonts w:ascii="Calibri" w:eastAsia="宋体" w:hAnsi="Calibri" w:cs="Times New Roman" w:hint="eastAsia"/>
              </w:rPr>
              <w:t>（加法），</w:t>
            </w:r>
            <w:r>
              <w:rPr>
                <w:rFonts w:ascii="Calibri" w:eastAsia="宋体" w:hAnsi="Calibri" w:cs="Times New Roman" w:hint="eastAsia"/>
              </w:rPr>
              <w:t>STO</w:t>
            </w:r>
            <w:r>
              <w:rPr>
                <w:rFonts w:ascii="Calibri" w:eastAsia="宋体" w:hAnsi="Calibri" w:cs="Times New Roman" w:hint="eastAsia"/>
              </w:rPr>
              <w:t>（存数），</w:t>
            </w:r>
            <w:r>
              <w:rPr>
                <w:rFonts w:ascii="Calibri" w:eastAsia="宋体" w:hAnsi="Calibri" w:cs="Times New Roman" w:hint="eastAsia"/>
              </w:rPr>
              <w:t>JMP</w:t>
            </w:r>
            <w:r>
              <w:rPr>
                <w:rFonts w:ascii="Calibri" w:eastAsia="宋体" w:hAnsi="Calibri" w:cs="Times New Roman" w:hint="eastAsia"/>
              </w:rPr>
              <w:t>（转移），操作码分别为</w:t>
            </w:r>
            <w:r>
              <w:rPr>
                <w:rFonts w:ascii="Calibri" w:eastAsia="宋体" w:hAnsi="Calibri" w:cs="Times New Roman" w:hint="eastAsia"/>
              </w:rPr>
              <w:t>000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 w:hint="eastAsia"/>
              </w:rPr>
              <w:t xml:space="preserve"> 001, 010, 011</w:t>
            </w:r>
            <w:r>
              <w:rPr>
                <w:rFonts w:ascii="Calibri" w:eastAsia="宋体" w:hAnsi="Calibri" w:cs="Times New Roman" w:hint="eastAsia"/>
              </w:rPr>
              <w:t>，需要注意的是，</w:t>
            </w:r>
            <w:r>
              <w:rPr>
                <w:rFonts w:ascii="Calibri" w:eastAsia="宋体" w:hAnsi="Calibri" w:cs="Times New Roman" w:hint="eastAsia"/>
              </w:rPr>
              <w:t>IN</w:t>
            </w:r>
            <w:r>
              <w:rPr>
                <w:rFonts w:ascii="Calibri" w:eastAsia="宋体" w:hAnsi="Calibri" w:cs="Times New Roman" w:hint="eastAsia"/>
              </w:rPr>
              <w:t>命令不需要操作数，长度为</w:t>
            </w:r>
            <w:r>
              <w:rPr>
                <w:rFonts w:ascii="Calibri" w:eastAsia="宋体" w:hAnsi="Calibri" w:cs="Times New Roman" w:hint="eastAsia"/>
              </w:rPr>
              <w:t>8</w:t>
            </w:r>
            <w:r>
              <w:rPr>
                <w:rFonts w:ascii="Calibri" w:eastAsia="宋体" w:hAnsi="Calibri" w:cs="Times New Roman" w:hint="eastAsia"/>
              </w:rPr>
              <w:t>位，其他</w:t>
            </w:r>
            <w:r>
              <w:rPr>
                <w:rFonts w:ascii="Calibri" w:eastAsia="宋体" w:hAnsi="Calibri" w:cs="Times New Roman" w:hint="eastAsia"/>
              </w:rPr>
              <w:t>3</w:t>
            </w:r>
            <w:r>
              <w:rPr>
                <w:rFonts w:ascii="Calibri" w:eastAsia="宋体" w:hAnsi="Calibri" w:cs="Times New Roman" w:hint="eastAsia"/>
              </w:rPr>
              <w:t>条指令均有一个操作数，因此本实验采用了变长指令格式，具体指令格式如下表所示：</w:t>
            </w:r>
          </w:p>
          <w:p w14:paraId="03836806" w14:textId="55EC847D" w:rsidR="00677F3F" w:rsidRDefault="00F802ED">
            <w:pPr>
              <w:keepNext/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表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SEQ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>表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\* ARABIC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separate"/>
            </w:r>
            <w:r w:rsidR="00AB30EB">
              <w:rPr>
                <w:rFonts w:ascii="Times New Roman" w:eastAsia="宋体" w:hAnsi="Times New Roman" w:cs="Times New Roman"/>
                <w:noProof/>
                <w:sz w:val="20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end"/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指令格式</w:t>
            </w:r>
          </w:p>
          <w:tbl>
            <w:tblPr>
              <w:tblStyle w:val="a5"/>
              <w:tblW w:w="0" w:type="auto"/>
              <w:jc w:val="center"/>
              <w:tblInd w:w="0" w:type="dxa"/>
              <w:tblLayout w:type="fixed"/>
              <w:tblCellMar>
                <w:left w:w="10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1744"/>
              <w:gridCol w:w="1744"/>
              <w:gridCol w:w="1745"/>
              <w:gridCol w:w="1745"/>
            </w:tblGrid>
            <w:tr w:rsidR="00677F3F" w14:paraId="4D0215C5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633A4FF8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指令</w:t>
                  </w:r>
                </w:p>
              </w:tc>
              <w:tc>
                <w:tcPr>
                  <w:tcW w:w="1744" w:type="dxa"/>
                </w:tcPr>
                <w:p w14:paraId="4F1ADA39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机器码</w:t>
                  </w:r>
                </w:p>
              </w:tc>
              <w:tc>
                <w:tcPr>
                  <w:tcW w:w="1745" w:type="dxa"/>
                </w:tcPr>
                <w:p w14:paraId="5432A395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长度</w:t>
                  </w:r>
                </w:p>
              </w:tc>
              <w:tc>
                <w:tcPr>
                  <w:tcW w:w="1745" w:type="dxa"/>
                </w:tcPr>
                <w:p w14:paraId="35BA7408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功能</w:t>
                  </w:r>
                </w:p>
              </w:tc>
            </w:tr>
            <w:tr w:rsidR="00677F3F" w14:paraId="15334383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640A0F9D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IN</w:t>
                  </w:r>
                </w:p>
              </w:tc>
              <w:tc>
                <w:tcPr>
                  <w:tcW w:w="1744" w:type="dxa"/>
                </w:tcPr>
                <w:p w14:paraId="7105ED33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00000000</w:t>
                  </w:r>
                </w:p>
              </w:tc>
              <w:tc>
                <w:tcPr>
                  <w:tcW w:w="1745" w:type="dxa"/>
                </w:tcPr>
                <w:p w14:paraId="0B699E57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8</w:t>
                  </w:r>
                  <w:r>
                    <w:rPr>
                      <w:rFonts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6DEC16CA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SW-&gt;R0</w:t>
                  </w:r>
                </w:p>
              </w:tc>
            </w:tr>
            <w:tr w:rsidR="00677F3F" w14:paraId="6E431AB3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6AB1C371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ADD D</w:t>
                  </w:r>
                </w:p>
              </w:tc>
              <w:tc>
                <w:tcPr>
                  <w:tcW w:w="1744" w:type="dxa"/>
                </w:tcPr>
                <w:p w14:paraId="40A3B180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00100000 D</w:t>
                  </w:r>
                </w:p>
              </w:tc>
              <w:tc>
                <w:tcPr>
                  <w:tcW w:w="1745" w:type="dxa"/>
                </w:tcPr>
                <w:p w14:paraId="62DD411B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16</w:t>
                  </w:r>
                  <w:r>
                    <w:rPr>
                      <w:rFonts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5D179F32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R0+(D)-&gt; R0</w:t>
                  </w:r>
                </w:p>
              </w:tc>
            </w:tr>
            <w:tr w:rsidR="00677F3F" w14:paraId="39FE45B6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1F64478E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STO D</w:t>
                  </w:r>
                </w:p>
              </w:tc>
              <w:tc>
                <w:tcPr>
                  <w:tcW w:w="1744" w:type="dxa"/>
                </w:tcPr>
                <w:p w14:paraId="6519D63F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01000000 D</w:t>
                  </w:r>
                </w:p>
              </w:tc>
              <w:tc>
                <w:tcPr>
                  <w:tcW w:w="1745" w:type="dxa"/>
                </w:tcPr>
                <w:p w14:paraId="2B3D098D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16</w:t>
                  </w:r>
                  <w:r>
                    <w:rPr>
                      <w:rFonts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5FA437D1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R0-&gt;(D)</w:t>
                  </w:r>
                </w:p>
              </w:tc>
            </w:tr>
            <w:tr w:rsidR="00677F3F" w14:paraId="78DC8CBF" w14:textId="77777777">
              <w:trPr>
                <w:trHeight w:val="277"/>
                <w:jc w:val="center"/>
              </w:trPr>
              <w:tc>
                <w:tcPr>
                  <w:tcW w:w="1744" w:type="dxa"/>
                </w:tcPr>
                <w:p w14:paraId="6AC52976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JMP D</w:t>
                  </w:r>
                </w:p>
              </w:tc>
              <w:tc>
                <w:tcPr>
                  <w:tcW w:w="1744" w:type="dxa"/>
                </w:tcPr>
                <w:p w14:paraId="28D4859C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01100000 D</w:t>
                  </w:r>
                </w:p>
              </w:tc>
              <w:tc>
                <w:tcPr>
                  <w:tcW w:w="1745" w:type="dxa"/>
                </w:tcPr>
                <w:p w14:paraId="7C168151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16</w:t>
                  </w:r>
                  <w:r>
                    <w:rPr>
                      <w:rFonts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066C03DB" w14:textId="77777777" w:rsidR="00677F3F" w:rsidRDefault="00F802ED">
                  <w:pPr>
                    <w:jc w:val="center"/>
                  </w:pPr>
                  <w:r>
                    <w:rPr>
                      <w:rFonts w:hint="eastAsia"/>
                    </w:rPr>
                    <w:t>D-&gt;PC</w:t>
                  </w:r>
                </w:p>
              </w:tc>
            </w:tr>
          </w:tbl>
          <w:p w14:paraId="40107153" w14:textId="77777777" w:rsidR="00677F3F" w:rsidRDefault="00F802ED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待执行的指令事先存储在</w:t>
            </w:r>
            <w:r>
              <w:rPr>
                <w:rFonts w:ascii="Calibri" w:eastAsia="宋体" w:hAnsi="Calibri" w:cs="Times New Roman" w:hint="eastAsia"/>
              </w:rPr>
              <w:t>RAM</w:t>
            </w:r>
            <w:r>
              <w:rPr>
                <w:rFonts w:ascii="Calibri" w:eastAsia="宋体" w:hAnsi="Calibri" w:cs="Times New Roman" w:hint="eastAsia"/>
              </w:rPr>
              <w:t>中，若干条指令构成一段计算机程序，</w:t>
            </w:r>
            <w:r>
              <w:rPr>
                <w:rFonts w:ascii="Calibri" w:eastAsia="宋体" w:hAnsi="Calibri" w:cs="Times New Roman" w:hint="eastAsia"/>
              </w:rPr>
              <w:t>RAM</w:t>
            </w:r>
            <w:r>
              <w:rPr>
                <w:rFonts w:ascii="Calibri" w:eastAsia="宋体" w:hAnsi="Calibri" w:cs="Times New Roman" w:hint="eastAsia"/>
              </w:rPr>
              <w:t>的内容如下：</w:t>
            </w:r>
          </w:p>
          <w:p w14:paraId="51D85365" w14:textId="422DD787" w:rsidR="00677F3F" w:rsidRDefault="00F802ED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表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SEQ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>表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\* ARABIC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separate"/>
            </w:r>
            <w:r w:rsidR="00AB30EB">
              <w:rPr>
                <w:rFonts w:ascii="Times New Roman" w:eastAsia="宋体" w:hAnsi="Times New Roman" w:cs="Times New Roman"/>
                <w:noProof/>
                <w:sz w:val="20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end"/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 xml:space="preserve"> RAM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中的程序和数据</w:t>
            </w:r>
          </w:p>
          <w:tbl>
            <w:tblPr>
              <w:tblStyle w:val="a5"/>
              <w:tblW w:w="0" w:type="auto"/>
              <w:tblInd w:w="0" w:type="dxa"/>
              <w:tblLayout w:type="fixed"/>
              <w:tblCellMar>
                <w:left w:w="10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2681"/>
              <w:gridCol w:w="2809"/>
              <w:gridCol w:w="2806"/>
            </w:tblGrid>
            <w:tr w:rsidR="00677F3F" w14:paraId="6D8E0439" w14:textId="77777777">
              <w:tc>
                <w:tcPr>
                  <w:tcW w:w="3560" w:type="dxa"/>
                </w:tcPr>
                <w:p w14:paraId="73042626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地址（八进制）</w:t>
                  </w:r>
                </w:p>
              </w:tc>
              <w:tc>
                <w:tcPr>
                  <w:tcW w:w="3561" w:type="dxa"/>
                </w:tcPr>
                <w:p w14:paraId="0138858E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内容</w:t>
                  </w:r>
                </w:p>
              </w:tc>
              <w:tc>
                <w:tcPr>
                  <w:tcW w:w="3561" w:type="dxa"/>
                </w:tcPr>
                <w:p w14:paraId="706854E7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含义</w:t>
                  </w:r>
                </w:p>
              </w:tc>
            </w:tr>
            <w:tr w:rsidR="00677F3F" w14:paraId="11FA7FD8" w14:textId="77777777">
              <w:tc>
                <w:tcPr>
                  <w:tcW w:w="3560" w:type="dxa"/>
                </w:tcPr>
                <w:p w14:paraId="7C44F012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3561" w:type="dxa"/>
                </w:tcPr>
                <w:p w14:paraId="7BBADBFF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00000000</w:t>
                  </w:r>
                </w:p>
              </w:tc>
              <w:tc>
                <w:tcPr>
                  <w:tcW w:w="3561" w:type="dxa"/>
                </w:tcPr>
                <w:p w14:paraId="4A96B069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IN</w:t>
                  </w:r>
                </w:p>
              </w:tc>
            </w:tr>
            <w:tr w:rsidR="00677F3F" w14:paraId="57BF1953" w14:textId="77777777">
              <w:tc>
                <w:tcPr>
                  <w:tcW w:w="3560" w:type="dxa"/>
                </w:tcPr>
                <w:p w14:paraId="520730D3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3561" w:type="dxa"/>
                </w:tcPr>
                <w:p w14:paraId="78E8E0B2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00100000</w:t>
                  </w:r>
                </w:p>
              </w:tc>
              <w:tc>
                <w:tcPr>
                  <w:tcW w:w="3561" w:type="dxa"/>
                </w:tcPr>
                <w:p w14:paraId="190108E6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ADD</w:t>
                  </w:r>
                </w:p>
              </w:tc>
            </w:tr>
            <w:tr w:rsidR="00677F3F" w14:paraId="75C1BB39" w14:textId="77777777">
              <w:tc>
                <w:tcPr>
                  <w:tcW w:w="3560" w:type="dxa"/>
                </w:tcPr>
                <w:p w14:paraId="593B60B7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3561" w:type="dxa"/>
                </w:tcPr>
                <w:p w14:paraId="55FA24F8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00001000</w:t>
                  </w:r>
                </w:p>
              </w:tc>
              <w:tc>
                <w:tcPr>
                  <w:tcW w:w="3561" w:type="dxa"/>
                </w:tcPr>
                <w:p w14:paraId="78692BC9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D</w:t>
                  </w:r>
                  <w:proofErr w:type="gramStart"/>
                  <w:r>
                    <w:rPr>
                      <w:rFonts w:hint="eastAsia"/>
                    </w:rPr>
                    <w:t>=(</w:t>
                  </w:r>
                  <w:proofErr w:type="gramEnd"/>
                  <w:r>
                    <w:rPr>
                      <w:rFonts w:hint="eastAsia"/>
                    </w:rPr>
                    <w:t>10)</w:t>
                  </w:r>
                  <w:r>
                    <w:rPr>
                      <w:rFonts w:hint="eastAsia"/>
                      <w:vertAlign w:val="subscript"/>
                    </w:rPr>
                    <w:t>8</w:t>
                  </w:r>
                </w:p>
              </w:tc>
            </w:tr>
            <w:tr w:rsidR="00677F3F" w14:paraId="5B1A9D91" w14:textId="77777777">
              <w:tc>
                <w:tcPr>
                  <w:tcW w:w="3560" w:type="dxa"/>
                </w:tcPr>
                <w:p w14:paraId="243867A1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03</w:t>
                  </w:r>
                </w:p>
              </w:tc>
              <w:tc>
                <w:tcPr>
                  <w:tcW w:w="3561" w:type="dxa"/>
                </w:tcPr>
                <w:p w14:paraId="22EC50F3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01000000</w:t>
                  </w:r>
                </w:p>
              </w:tc>
              <w:tc>
                <w:tcPr>
                  <w:tcW w:w="3561" w:type="dxa"/>
                </w:tcPr>
                <w:p w14:paraId="5EEA3C5D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STO</w:t>
                  </w:r>
                </w:p>
              </w:tc>
            </w:tr>
            <w:tr w:rsidR="00677F3F" w14:paraId="75D5036F" w14:textId="77777777">
              <w:tc>
                <w:tcPr>
                  <w:tcW w:w="3560" w:type="dxa"/>
                </w:tcPr>
                <w:p w14:paraId="271B9F17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04</w:t>
                  </w:r>
                </w:p>
              </w:tc>
              <w:tc>
                <w:tcPr>
                  <w:tcW w:w="3561" w:type="dxa"/>
                </w:tcPr>
                <w:p w14:paraId="69B2FFE8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00001001</w:t>
                  </w:r>
                </w:p>
              </w:tc>
              <w:tc>
                <w:tcPr>
                  <w:tcW w:w="3561" w:type="dxa"/>
                </w:tcPr>
                <w:p w14:paraId="13105D39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D</w:t>
                  </w:r>
                  <w:proofErr w:type="gramStart"/>
                  <w:r>
                    <w:rPr>
                      <w:rFonts w:hint="eastAsia"/>
                    </w:rPr>
                    <w:t>=(</w:t>
                  </w:r>
                  <w:proofErr w:type="gramEnd"/>
                  <w:r>
                    <w:rPr>
                      <w:rFonts w:hint="eastAsia"/>
                    </w:rPr>
                    <w:t>11)</w:t>
                  </w:r>
                  <w:r>
                    <w:rPr>
                      <w:rFonts w:hint="eastAsia"/>
                      <w:vertAlign w:val="subscript"/>
                    </w:rPr>
                    <w:t>8</w:t>
                  </w:r>
                </w:p>
              </w:tc>
            </w:tr>
            <w:tr w:rsidR="00677F3F" w14:paraId="2319049F" w14:textId="77777777">
              <w:tc>
                <w:tcPr>
                  <w:tcW w:w="3560" w:type="dxa"/>
                </w:tcPr>
                <w:p w14:paraId="07F1AE37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05</w:t>
                  </w:r>
                </w:p>
              </w:tc>
              <w:tc>
                <w:tcPr>
                  <w:tcW w:w="3561" w:type="dxa"/>
                </w:tcPr>
                <w:p w14:paraId="5DB5353E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01100000</w:t>
                  </w:r>
                </w:p>
              </w:tc>
              <w:tc>
                <w:tcPr>
                  <w:tcW w:w="3561" w:type="dxa"/>
                </w:tcPr>
                <w:p w14:paraId="0BC86D62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JMP</w:t>
                  </w:r>
                </w:p>
              </w:tc>
            </w:tr>
            <w:tr w:rsidR="00677F3F" w14:paraId="35460F18" w14:textId="77777777">
              <w:tc>
                <w:tcPr>
                  <w:tcW w:w="3560" w:type="dxa"/>
                </w:tcPr>
                <w:p w14:paraId="11D30E33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06</w:t>
                  </w:r>
                </w:p>
              </w:tc>
              <w:tc>
                <w:tcPr>
                  <w:tcW w:w="3561" w:type="dxa"/>
                </w:tcPr>
                <w:p w14:paraId="68D4641C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00000000</w:t>
                  </w:r>
                </w:p>
              </w:tc>
              <w:tc>
                <w:tcPr>
                  <w:tcW w:w="3561" w:type="dxa"/>
                </w:tcPr>
                <w:p w14:paraId="37117F1B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D</w:t>
                  </w:r>
                  <w:proofErr w:type="gramStart"/>
                  <w:r>
                    <w:rPr>
                      <w:rFonts w:hint="eastAsia"/>
                    </w:rPr>
                    <w:t>=(</w:t>
                  </w:r>
                  <w:proofErr w:type="gramEnd"/>
                  <w:r>
                    <w:rPr>
                      <w:rFonts w:hint="eastAsia"/>
                    </w:rPr>
                    <w:t>00)</w:t>
                  </w:r>
                  <w:r>
                    <w:rPr>
                      <w:rFonts w:hint="eastAsia"/>
                      <w:vertAlign w:val="subscript"/>
                    </w:rPr>
                    <w:t>8</w:t>
                  </w:r>
                </w:p>
              </w:tc>
            </w:tr>
            <w:tr w:rsidR="00677F3F" w14:paraId="7DC481F4" w14:textId="77777777">
              <w:tc>
                <w:tcPr>
                  <w:tcW w:w="3560" w:type="dxa"/>
                </w:tcPr>
                <w:p w14:paraId="5BBDCEDA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07</w:t>
                  </w:r>
                </w:p>
              </w:tc>
              <w:tc>
                <w:tcPr>
                  <w:tcW w:w="3561" w:type="dxa"/>
                </w:tcPr>
                <w:p w14:paraId="1BB577CF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00000000</w:t>
                  </w:r>
                </w:p>
              </w:tc>
              <w:tc>
                <w:tcPr>
                  <w:tcW w:w="3561" w:type="dxa"/>
                </w:tcPr>
                <w:p w14:paraId="1BC20848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暂未使用</w:t>
                  </w:r>
                </w:p>
              </w:tc>
            </w:tr>
            <w:tr w:rsidR="00677F3F" w14:paraId="5150574E" w14:textId="77777777">
              <w:tc>
                <w:tcPr>
                  <w:tcW w:w="3560" w:type="dxa"/>
                </w:tcPr>
                <w:p w14:paraId="76BA58A3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3561" w:type="dxa"/>
                </w:tcPr>
                <w:p w14:paraId="65E74DBD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00001011</w:t>
                  </w:r>
                </w:p>
              </w:tc>
              <w:tc>
                <w:tcPr>
                  <w:tcW w:w="3561" w:type="dxa"/>
                </w:tcPr>
                <w:p w14:paraId="759E347B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(D)</w:t>
                  </w:r>
                  <w:proofErr w:type="gramStart"/>
                  <w:r>
                    <w:rPr>
                      <w:rFonts w:hint="eastAsia"/>
                    </w:rPr>
                    <w:t>=(</w:t>
                  </w:r>
                  <w:proofErr w:type="gramEnd"/>
                  <w:r>
                    <w:rPr>
                      <w:rFonts w:hint="eastAsia"/>
                    </w:rPr>
                    <w:t>13)</w:t>
                  </w:r>
                  <w:r>
                    <w:rPr>
                      <w:rFonts w:hint="eastAsia"/>
                      <w:vertAlign w:val="subscript"/>
                    </w:rPr>
                    <w:t>8</w:t>
                  </w:r>
                </w:p>
              </w:tc>
            </w:tr>
            <w:tr w:rsidR="00677F3F" w14:paraId="77CB9232" w14:textId="77777777">
              <w:tc>
                <w:tcPr>
                  <w:tcW w:w="3560" w:type="dxa"/>
                </w:tcPr>
                <w:p w14:paraId="123238A9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3561" w:type="dxa"/>
                </w:tcPr>
                <w:p w14:paraId="2BB45F65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00000000</w:t>
                  </w:r>
                </w:p>
              </w:tc>
              <w:tc>
                <w:tcPr>
                  <w:tcW w:w="3561" w:type="dxa"/>
                </w:tcPr>
                <w:p w14:paraId="41BC81C7" w14:textId="77777777" w:rsidR="00677F3F" w:rsidRDefault="00F802ED">
                  <w:pPr>
                    <w:jc w:val="left"/>
                  </w:pPr>
                  <w:r>
                    <w:rPr>
                      <w:rFonts w:hint="eastAsia"/>
                    </w:rPr>
                    <w:t>(D)</w:t>
                  </w:r>
                  <w:proofErr w:type="gramStart"/>
                  <w:r>
                    <w:rPr>
                      <w:rFonts w:hint="eastAsia"/>
                    </w:rPr>
                    <w:t>=(</w:t>
                  </w:r>
                  <w:proofErr w:type="gramEnd"/>
                  <w:r>
                    <w:rPr>
                      <w:rFonts w:hint="eastAsia"/>
                    </w:rPr>
                    <w:t>00)</w:t>
                  </w:r>
                  <w:r>
                    <w:rPr>
                      <w:rFonts w:hint="eastAsia"/>
                      <w:vertAlign w:val="subscript"/>
                    </w:rPr>
                    <w:t>8</w:t>
                  </w:r>
                </w:p>
              </w:tc>
            </w:tr>
          </w:tbl>
          <w:p w14:paraId="57B47F60" w14:textId="77777777" w:rsidR="00677F3F" w:rsidRDefault="00677F3F">
            <w:pPr>
              <w:rPr>
                <w:rFonts w:ascii="Calibri" w:eastAsia="宋体" w:hAnsi="Calibri" w:cs="Times New Roman"/>
              </w:rPr>
            </w:pPr>
          </w:p>
          <w:p w14:paraId="42875F6A" w14:textId="77777777" w:rsidR="00677F3F" w:rsidRDefault="00F802ED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微指令流程图如下所示，每个流程对应的微指令地址在方框右上方：</w:t>
            </w:r>
          </w:p>
          <w:p w14:paraId="5E6441AB" w14:textId="77777777" w:rsidR="00677F3F" w:rsidRDefault="00F802ED">
            <w:pPr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  <w:noProof/>
              </w:rPr>
              <w:lastRenderedPageBreak/>
              <w:drawing>
                <wp:inline distT="0" distB="0" distL="114300" distR="114300" wp14:anchorId="0AFA3FB6" wp14:editId="3D6AF060">
                  <wp:extent cx="4841875" cy="4904105"/>
                  <wp:effectExtent l="0" t="0" r="9525" b="10795"/>
                  <wp:docPr id="24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875" cy="490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826FF" w14:textId="77777777" w:rsidR="00677F3F" w:rsidRDefault="00F802ED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图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 xml:space="preserve">3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微程序流程图</w:t>
            </w:r>
          </w:p>
          <w:p w14:paraId="503CD15D" w14:textId="77777777" w:rsidR="00677F3F" w:rsidRDefault="00F802ED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其中，</w:t>
            </w:r>
            <w:r>
              <w:rPr>
                <w:rFonts w:ascii="Calibri" w:eastAsia="宋体" w:hAnsi="Calibri" w:cs="Times New Roman" w:hint="eastAsia"/>
              </w:rPr>
              <w:t>3</w:t>
            </w:r>
            <w:r>
              <w:rPr>
                <w:rFonts w:ascii="Calibri" w:eastAsia="宋体" w:hAnsi="Calibri" w:cs="Times New Roman" w:hint="eastAsia"/>
              </w:rPr>
              <w:t>条指令的数据寻址在执行周期完成，完成执行周期后都返回</w:t>
            </w:r>
            <w:proofErr w:type="gramStart"/>
            <w:r>
              <w:rPr>
                <w:rFonts w:ascii="Calibri" w:eastAsia="宋体" w:hAnsi="Calibri" w:cs="Times New Roman" w:hint="eastAsia"/>
              </w:rPr>
              <w:t>到取指周期</w:t>
            </w:r>
            <w:proofErr w:type="gramEnd"/>
            <w:r>
              <w:rPr>
                <w:rFonts w:ascii="Calibri" w:eastAsia="宋体" w:hAnsi="Calibri" w:cs="Times New Roman" w:hint="eastAsia"/>
              </w:rPr>
              <w:t>，除</w:t>
            </w:r>
            <w:r>
              <w:rPr>
                <w:rFonts w:ascii="Calibri" w:eastAsia="宋体" w:hAnsi="Calibri" w:cs="Times New Roman" w:hint="eastAsia"/>
              </w:rPr>
              <w:t>JMP</w:t>
            </w:r>
            <w:r>
              <w:rPr>
                <w:rFonts w:ascii="Calibri" w:eastAsia="宋体" w:hAnsi="Calibri" w:cs="Times New Roman" w:hint="eastAsia"/>
              </w:rPr>
              <w:t>命令外，下一条指令的地址均由上一个指令周期</w:t>
            </w:r>
            <w:proofErr w:type="gramStart"/>
            <w:r>
              <w:rPr>
                <w:rFonts w:ascii="Calibri" w:eastAsia="宋体" w:hAnsi="Calibri" w:cs="Times New Roman" w:hint="eastAsia"/>
              </w:rPr>
              <w:t>取址阶段</w:t>
            </w:r>
            <w:proofErr w:type="gramEnd"/>
            <w:r>
              <w:rPr>
                <w:rFonts w:ascii="Calibri" w:eastAsia="宋体" w:hAnsi="Calibri" w:cs="Times New Roman" w:hint="eastAsia"/>
              </w:rPr>
              <w:t>经过</w:t>
            </w:r>
            <w:r>
              <w:rPr>
                <w:rFonts w:ascii="Calibri" w:eastAsia="宋体" w:hAnsi="Calibri" w:cs="Times New Roman" w:hint="eastAsia"/>
              </w:rPr>
              <w:t>PC+1</w:t>
            </w:r>
            <w:r>
              <w:rPr>
                <w:rFonts w:ascii="Calibri" w:eastAsia="宋体" w:hAnsi="Calibri" w:cs="Times New Roman" w:hint="eastAsia"/>
              </w:rPr>
              <w:t>给出，即顺序执行，而</w:t>
            </w:r>
            <w:r>
              <w:rPr>
                <w:rFonts w:ascii="Calibri" w:eastAsia="宋体" w:hAnsi="Calibri" w:cs="Times New Roman" w:hint="eastAsia"/>
              </w:rPr>
              <w:t>JMP</w:t>
            </w:r>
            <w:r>
              <w:rPr>
                <w:rFonts w:ascii="Calibri" w:eastAsia="宋体" w:hAnsi="Calibri" w:cs="Times New Roman" w:hint="eastAsia"/>
              </w:rPr>
              <w:t>命令修改了</w:t>
            </w:r>
            <w:r>
              <w:rPr>
                <w:rFonts w:ascii="Calibri" w:eastAsia="宋体" w:hAnsi="Calibri" w:cs="Times New Roman" w:hint="eastAsia"/>
              </w:rPr>
              <w:t>PC</w:t>
            </w:r>
            <w:r>
              <w:rPr>
                <w:rFonts w:ascii="Calibri" w:eastAsia="宋体" w:hAnsi="Calibri" w:cs="Times New Roman" w:hint="eastAsia"/>
              </w:rPr>
              <w:t>的值，因而能实现程序的跳转。</w:t>
            </w:r>
          </w:p>
          <w:p w14:paraId="4838B6A0" w14:textId="77777777" w:rsidR="00677F3F" w:rsidRDefault="00677F3F">
            <w:pPr>
              <w:jc w:val="left"/>
              <w:rPr>
                <w:rFonts w:ascii="Calibri" w:eastAsia="宋体" w:hAnsi="Calibri" w:cs="Times New Roman"/>
              </w:rPr>
            </w:pPr>
          </w:p>
          <w:p w14:paraId="42C2E9CC" w14:textId="77777777" w:rsidR="00677F3F" w:rsidRDefault="00F802ED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对应的微指令代码存放在控制存储器中，如下表所示，此处，微地址采用</w:t>
            </w:r>
            <w:r>
              <w:rPr>
                <w:rFonts w:ascii="Calibri" w:eastAsia="宋体" w:hAnsi="Calibri" w:cs="Times New Roman" w:hint="eastAsia"/>
              </w:rPr>
              <w:t>8</w:t>
            </w:r>
            <w:r>
              <w:rPr>
                <w:rFonts w:ascii="Calibri" w:eastAsia="宋体" w:hAnsi="Calibri" w:cs="Times New Roman" w:hint="eastAsia"/>
              </w:rPr>
              <w:t>进制表示：</w:t>
            </w:r>
          </w:p>
          <w:p w14:paraId="4A901080" w14:textId="77777777" w:rsidR="00677F3F" w:rsidRDefault="00677F3F">
            <w:pPr>
              <w:jc w:val="left"/>
              <w:rPr>
                <w:rFonts w:ascii="Calibri" w:eastAsia="宋体" w:hAnsi="Calibri" w:cs="Times New Roman"/>
              </w:rPr>
            </w:pPr>
          </w:p>
          <w:p w14:paraId="13D5CCBA" w14:textId="12217E01" w:rsidR="00677F3F" w:rsidRDefault="00F802ED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表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SEQ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>表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\* ARABIC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separate"/>
            </w:r>
            <w:r w:rsidR="00AB30EB">
              <w:rPr>
                <w:rFonts w:ascii="Times New Roman" w:eastAsia="宋体" w:hAnsi="Times New Roman" w:cs="Times New Roman"/>
                <w:noProof/>
                <w:sz w:val="20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end"/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微程序二进制代码表</w:t>
            </w:r>
          </w:p>
          <w:tbl>
            <w:tblPr>
              <w:tblpPr w:leftFromText="180" w:rightFromText="180" w:vertAnchor="text" w:horzAnchor="page" w:tblpX="589" w:tblpY="302"/>
              <w:tblOverlap w:val="never"/>
              <w:tblW w:w="9706" w:type="dxa"/>
              <w:tblLayout w:type="fixed"/>
              <w:tblLook w:val="04A0" w:firstRow="1" w:lastRow="0" w:firstColumn="1" w:lastColumn="0" w:noHBand="0" w:noVBand="1"/>
            </w:tblPr>
            <w:tblGrid>
              <w:gridCol w:w="359"/>
              <w:gridCol w:w="330"/>
              <w:gridCol w:w="330"/>
              <w:gridCol w:w="330"/>
              <w:gridCol w:w="330"/>
              <w:gridCol w:w="330"/>
              <w:gridCol w:w="330"/>
              <w:gridCol w:w="330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  <w:gridCol w:w="331"/>
            </w:tblGrid>
            <w:tr w:rsidR="00677F3F" w14:paraId="69E495A1" w14:textId="77777777">
              <w:trPr>
                <w:trHeight w:val="9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1BC754" w14:textId="77777777" w:rsidR="00677F3F" w:rsidRDefault="00677F3F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BA8722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23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DEDDDF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22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6F28888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16C9F0D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F1E80CE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19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401277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18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11187A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17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BE4D179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16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44B791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15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4320C0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14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4C2EE2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13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AF525F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12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2F7B7D0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4539456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6E5EB1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9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336FA9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8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4F8B8C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7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A95BF2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6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38FD79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5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D60EB64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4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A332C67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3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83B336E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30A56D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4735B6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</w:tr>
            <w:tr w:rsidR="00677F3F" w14:paraId="6B642BDD" w14:textId="77777777">
              <w:trPr>
                <w:trHeight w:val="783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4D2DEA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地址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08E7171E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S3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46E9AB7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S2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2322207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85049F0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5B3140D2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M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0B90A0D1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-Cn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6763450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-CE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FC1B85B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WE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05CA45FE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-LOAD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BEBC6F7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LDR0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5F3CB337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LDDR1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6B43BBE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LDDR2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B64BE0B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LDIR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2DB738E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LDPC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57ECD3F8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LDAR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38CB294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-ALU-B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7AB974E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-PC-B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CD86660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-SW-B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4DC3EF4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-R0-B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067D475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proofErr w:type="gramStart"/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P(</w:t>
                  </w:r>
                  <w:proofErr w:type="gramEnd"/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1)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A4E60BA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uA3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BE17957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uA2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3F8DA2B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CD67C1D" w14:textId="77777777" w:rsidR="00677F3F" w:rsidRDefault="00F802ED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uA0</w:t>
                  </w:r>
                </w:p>
              </w:tc>
            </w:tr>
            <w:tr w:rsidR="00677F3F" w14:paraId="6CEEA1B4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F3BA7D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00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463B5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5EF15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5D58B2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20603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18A0C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7DD015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88EA3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8D9BF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A4383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90DF47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67780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775853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85019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9B2A4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B14AD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90252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EDC18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261DA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F4C5FB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FFE2D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AE2E4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31D09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1B8A7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9CDD9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</w:tr>
            <w:tr w:rsidR="00677F3F" w14:paraId="6E031018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BE7625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01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C737B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7B246B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D50D53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118CC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52A5A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A9DF1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DF8DF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057204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7F160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7E04B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C88D38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29181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8D65F2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8CD4F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D3290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DAB45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450E3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B3E94E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E2CAE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98F6CE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51DF3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ED202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F6D2C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0103F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78B06776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68D6D58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</w:t>
                  </w: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lastRenderedPageBreak/>
                    <w:t>2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88FE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lastRenderedPageBreak/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A6517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8FF81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2DEE4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D1B557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AB76A0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8F2A64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E1B69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261BD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07CDC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6EBCC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4D60C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863D7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6F08DD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57D5C5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54D935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1B0B0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823CC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631542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3352D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FD5E4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171D7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2D23D3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684334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</w:tr>
            <w:tr w:rsidR="00677F3F" w14:paraId="397092C5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7E01F2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03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1D5FE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F5FE1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21568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0240C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7BFF2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F8C52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B11DC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9D0FBC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157742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310EAB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095EC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869CA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34F67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EDFB20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BDBA5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7A288E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6BC67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EA978F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6920B8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BD1D63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13976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6A436B0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4D2E9D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A617FC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4D06F6DA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BB6B5B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04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712491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8AD8B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0A7AFE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14143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957B5D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E8576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06E7AF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96F259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80150D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86542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D5745C8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81CD12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490107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D5976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1D236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E404F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9FCD8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9B89C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0289A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6812D4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A7213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B1F86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941EF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752B3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</w:tr>
            <w:tr w:rsidR="00677F3F" w14:paraId="0785B449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38F35F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05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6DD45B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C9A01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0FFEF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3B5AE7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F3B9F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3125C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83D56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9DD50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01A7B6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8BBFD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4C7DD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583906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483C6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41111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3A17A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BAAD34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7975F6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5AF264D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5D19D6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B4F39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F2DC2D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F573C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67736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C4308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61DF3816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620BD1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06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F6C2CB6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FC2F8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B795ED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9FF56B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ADF44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82481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14D946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E0256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06B0A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7B3321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0962E4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7AD015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E8D919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8163CA5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215F08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478E9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37460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85387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D48F4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89E41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900783D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1177E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30C3A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0CF0AD4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5A806F3C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77925C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07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536C29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D4F02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0DF05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5C93FB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9D7B9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9A0C5D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D94FC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D7942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5AD7B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8112DA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11AB7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EC1D3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28D1A6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FFF6F8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672814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79460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81692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AC678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0D1FE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8EBE8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13055C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6577C2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41A06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B29164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65F0C0DF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383CB2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10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7D41B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4F0D8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C5E9A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A172B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BA1E5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92B876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5F5C46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07C31F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795409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DCEB9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466D92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1E66DF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015037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33575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AB177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AF6500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AC2A31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7F881F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39E2F20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82D56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410CF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E9BE71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FDBC3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29856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2462ED49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242B23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11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697CEC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8E4AC2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ADBB7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FDE03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90180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F6307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5AE0500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002743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9314A0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F2E06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A9733E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5AFA53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E634AC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38E63F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E5E80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028ED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2F6A9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19B09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D98B3D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637823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8A51C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77090D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72705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54D5FD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00B25B57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35E11D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12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809D5F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62936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BD3D5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E62C0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34266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B2A5D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913A8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07FAFA0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8171C0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F5D0D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65A300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F09D62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5D29E9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1A75C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24F6E2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2020A8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A919DB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5CDA7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835BE4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D27D3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61AA0B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9552D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998F12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69461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</w:tr>
            <w:tr w:rsidR="00677F3F" w14:paraId="6B74D2A4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66C590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13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B5FE8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F3595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B72A95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1E9772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8D425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37441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53C3EE9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46439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99BD49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38864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584BD5E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619BFD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BA9EE6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12C002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0E68A7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D1A703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00D77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578F21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E1AD216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FA5B74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93333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2119DB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E99B9C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037A3A" w14:textId="77777777" w:rsidR="00677F3F" w:rsidRDefault="00F802ED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</w:tr>
            <w:tr w:rsidR="00677F3F" w14:paraId="5C442255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BC1DA08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14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D659D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42885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74702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CFE80A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993D6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D5C355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B353B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C9F8A65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8D024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F9D69D5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F1FCF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81D7A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3C338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90E16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2360A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404176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71C0E54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5E8AC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FEBB1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5CA0D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946F58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803EC3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F496B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B47603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  <w:tr w:rsidR="00677F3F" w14:paraId="1DD58E91" w14:textId="77777777">
              <w:trPr>
                <w:trHeight w:val="270"/>
              </w:trPr>
              <w:tc>
                <w:tcPr>
                  <w:tcW w:w="29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E601BA" w14:textId="77777777" w:rsidR="00677F3F" w:rsidRDefault="00F802ED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15</w:t>
                  </w:r>
                </w:p>
              </w:tc>
              <w:tc>
                <w:tcPr>
                  <w:tcW w:w="163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DD1728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CE4A85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0DCD3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86D5AD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C0431D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4DB6D5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0FEE9E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609624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6CBEA5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DA7211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F56E3DF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70B8D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670710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AD7169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E4AEC0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A10BAE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EDF8192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7A7A5A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8B4D75E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CB6F09C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398B1B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9A5D27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  <w:tc>
                <w:tcPr>
                  <w:tcW w:w="198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F492E8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1</w:t>
                  </w:r>
                </w:p>
              </w:tc>
              <w:tc>
                <w:tcPr>
                  <w:tcW w:w="197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B4C424" w14:textId="77777777" w:rsidR="00677F3F" w:rsidRDefault="00F802ED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Calibri" w:eastAsia="宋体" w:hAnsi="Calibri" w:cs="Times New Roman" w:hint="eastAsia"/>
                    </w:rPr>
                    <w:t>0</w:t>
                  </w:r>
                </w:p>
              </w:tc>
            </w:tr>
          </w:tbl>
          <w:p w14:paraId="24CB2353" w14:textId="77777777" w:rsidR="00677F3F" w:rsidRDefault="00F802ED">
            <w:pPr>
              <w:keepNext/>
              <w:keepLines/>
              <w:spacing w:before="260" w:line="415" w:lineRule="auto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r>
              <w:rPr>
                <w:rFonts w:ascii="Calibri" w:eastAsia="宋体" w:hAnsi="Calibri" w:cs="Times New Roman" w:hint="eastAsia"/>
                <w:b/>
                <w:bCs/>
                <w:sz w:val="24"/>
                <w:szCs w:val="24"/>
              </w:rPr>
              <w:t>五、实验步骤与结果</w:t>
            </w:r>
          </w:p>
          <w:p w14:paraId="2016E80B" w14:textId="77777777" w:rsidR="00677F3F" w:rsidRDefault="00F802ED">
            <w:pPr>
              <w:rPr>
                <w:rFonts w:ascii="Calibri" w:eastAsia="宋体" w:hAnsi="Calibri" w:cs="Times New Roman"/>
                <w:color w:val="000000"/>
              </w:rPr>
            </w:pPr>
            <w:r>
              <w:rPr>
                <w:rFonts w:ascii="Calibri" w:eastAsia="宋体" w:hAnsi="Calibri" w:cs="Times New Roman" w:hint="eastAsia"/>
                <w:color w:val="000000"/>
              </w:rPr>
              <w:t>（此处填写实验步骤描述、验证的规律与运行结果截图）</w:t>
            </w:r>
          </w:p>
          <w:p w14:paraId="29D0AD03" w14:textId="77777777" w:rsidR="00677F3F" w:rsidRDefault="00F802ED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整体过程：</w:t>
            </w:r>
          </w:p>
          <w:p w14:paraId="458A1CB6" w14:textId="77777777" w:rsidR="00677F3F" w:rsidRDefault="00F802ED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单</w:t>
            </w:r>
            <w:proofErr w:type="gramStart"/>
            <w:r>
              <w:rPr>
                <w:rFonts w:ascii="Calibri" w:eastAsia="宋体" w:hAnsi="Calibri" w:cs="Times New Roman" w:hint="eastAsia"/>
              </w:rPr>
              <w:t>步执行</w:t>
            </w:r>
            <w:proofErr w:type="gramEnd"/>
            <w:r>
              <w:rPr>
                <w:rFonts w:ascii="Calibri" w:eastAsia="宋体" w:hAnsi="Calibri" w:cs="Times New Roman" w:hint="eastAsia"/>
              </w:rPr>
              <w:t>微指令，观察程序、指令执行与微程序、微指令执行的关系</w:t>
            </w:r>
          </w:p>
          <w:p w14:paraId="5E7C5D0A" w14:textId="77777777" w:rsidR="00677F3F" w:rsidRDefault="00677F3F">
            <w:pPr>
              <w:rPr>
                <w:rFonts w:ascii="Calibri" w:eastAsia="宋体" w:hAnsi="Calibri" w:cs="Times New Roman"/>
              </w:rPr>
            </w:pPr>
          </w:p>
          <w:p w14:paraId="640A2A30" w14:textId="77777777" w:rsidR="00677F3F" w:rsidRDefault="00F802ED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分解步骤</w:t>
            </w:r>
          </w:p>
          <w:p w14:paraId="7501604E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导入实验电路</w:t>
            </w:r>
          </w:p>
          <w:p w14:paraId="50D88D9E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打开电源开关，注意，导入实验电路后，电路预置之前必须打开电源开关，再进行电路预置，否则寄存器的输出值为高阻态，计算机无法启动。</w:t>
            </w:r>
          </w:p>
          <w:p w14:paraId="29D7FABE" w14:textId="0A4270EF" w:rsidR="009E5F91" w:rsidRPr="009E5F91" w:rsidRDefault="00F802ED" w:rsidP="009E5F91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电路预置。</w:t>
            </w:r>
            <w:r>
              <w:rPr>
                <w:rFonts w:ascii="Calibri" w:eastAsia="宋体" w:hAnsi="Calibri" w:cs="Times New Roman" w:hint="eastAsia"/>
              </w:rPr>
              <w:t>DR1</w:t>
            </w:r>
            <w:r>
              <w:rPr>
                <w:rFonts w:ascii="Calibri" w:eastAsia="宋体" w:hAnsi="Calibri" w:cs="Times New Roman" w:hint="eastAsia"/>
              </w:rPr>
              <w:t>、</w:t>
            </w:r>
            <w:r>
              <w:rPr>
                <w:rFonts w:ascii="Calibri" w:eastAsia="宋体" w:hAnsi="Calibri" w:cs="Times New Roman" w:hint="eastAsia"/>
              </w:rPr>
              <w:t xml:space="preserve"> DR2</w:t>
            </w:r>
            <w:r>
              <w:rPr>
                <w:rFonts w:ascii="Calibri" w:eastAsia="宋体" w:hAnsi="Calibri" w:cs="Times New Roman" w:hint="eastAsia"/>
              </w:rPr>
              <w:t>和</w:t>
            </w:r>
            <w:r>
              <w:rPr>
                <w:rFonts w:ascii="Calibri" w:eastAsia="宋体" w:hAnsi="Calibri" w:cs="Times New Roman" w:hint="eastAsia"/>
              </w:rPr>
              <w:t>AR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 w:hint="eastAsia"/>
              </w:rPr>
              <w:t>MR</w:t>
            </w:r>
            <w:r>
              <w:rPr>
                <w:rFonts w:ascii="Calibri" w:eastAsia="宋体" w:hAnsi="Calibri" w:cs="Times New Roman" w:hint="eastAsia"/>
              </w:rPr>
              <w:t>置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，计数器的</w:t>
            </w:r>
            <w:r>
              <w:rPr>
                <w:rFonts w:ascii="Calibri" w:eastAsia="宋体" w:hAnsi="Calibri" w:cs="Times New Roman" w:hint="eastAsia"/>
              </w:rPr>
              <w:t>CR</w:t>
            </w:r>
            <w:r>
              <w:rPr>
                <w:rFonts w:ascii="Calibri" w:eastAsia="宋体" w:hAnsi="Calibri" w:cs="Times New Roman" w:hint="eastAsia"/>
              </w:rPr>
              <w:t>、</w:t>
            </w:r>
            <w:r>
              <w:rPr>
                <w:rFonts w:ascii="Calibri" w:eastAsia="宋体" w:hAnsi="Calibri" w:cs="Times New Roman" w:hint="eastAsia"/>
              </w:rPr>
              <w:t>ENT</w:t>
            </w:r>
            <w:r>
              <w:rPr>
                <w:rFonts w:ascii="Calibri" w:eastAsia="宋体" w:hAnsi="Calibri" w:cs="Times New Roman" w:hint="eastAsia"/>
              </w:rPr>
              <w:t>、</w:t>
            </w:r>
            <w:r>
              <w:rPr>
                <w:rFonts w:ascii="Calibri" w:eastAsia="宋体" w:hAnsi="Calibri" w:cs="Times New Roman" w:hint="eastAsia"/>
              </w:rPr>
              <w:t>ENP</w:t>
            </w:r>
            <w:r>
              <w:rPr>
                <w:rFonts w:ascii="Calibri" w:eastAsia="宋体" w:hAnsi="Calibri" w:cs="Times New Roman" w:hint="eastAsia"/>
              </w:rPr>
              <w:t>置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，时序发生器</w:t>
            </w:r>
            <w:r>
              <w:rPr>
                <w:rFonts w:ascii="Calibri" w:eastAsia="宋体" w:hAnsi="Calibri" w:cs="Times New Roman" w:hint="eastAsia"/>
              </w:rPr>
              <w:t>Step</w:t>
            </w:r>
            <w:r>
              <w:rPr>
                <w:rFonts w:ascii="Calibri" w:eastAsia="宋体" w:hAnsi="Calibri" w:cs="Times New Roman" w:hint="eastAsia"/>
              </w:rPr>
              <w:t>置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。微地址寄存器</w:t>
            </w:r>
            <w:r>
              <w:rPr>
                <w:rFonts w:ascii="Calibri" w:eastAsia="宋体" w:hAnsi="Calibri" w:cs="Times New Roman" w:hint="eastAsia"/>
              </w:rPr>
              <w:t>74175</w:t>
            </w:r>
            <w:r>
              <w:rPr>
                <w:rFonts w:ascii="Calibri" w:eastAsia="宋体" w:hAnsi="Calibri" w:cs="Times New Roman" w:hint="eastAsia"/>
              </w:rPr>
              <w:t>和指令寄存器</w:t>
            </w:r>
            <w:r>
              <w:rPr>
                <w:rFonts w:ascii="Calibri" w:eastAsia="宋体" w:hAnsi="Calibri" w:cs="Times New Roman" w:hint="eastAsia"/>
              </w:rPr>
              <w:t>IR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 w:hint="eastAsia"/>
              </w:rPr>
              <w:t>MR</w:t>
            </w:r>
            <w:r>
              <w:rPr>
                <w:rFonts w:ascii="Calibri" w:eastAsia="宋体" w:hAnsi="Calibri" w:cs="Times New Roman" w:hint="eastAsia"/>
              </w:rPr>
              <w:t>置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。此时微地址寄存器和</w:t>
            </w:r>
            <w:r>
              <w:rPr>
                <w:rFonts w:ascii="Calibri" w:eastAsia="宋体" w:hAnsi="Calibri" w:cs="Times New Roman" w:hint="eastAsia"/>
              </w:rPr>
              <w:t>IR</w:t>
            </w:r>
            <w:r>
              <w:rPr>
                <w:rFonts w:ascii="Calibri" w:eastAsia="宋体" w:hAnsi="Calibri" w:cs="Times New Roman" w:hint="eastAsia"/>
              </w:rPr>
              <w:t>已经初始化为零，计算机将从控制存储器的零地址开始运行。</w:t>
            </w:r>
          </w:p>
          <w:p w14:paraId="6ECFC97D" w14:textId="77777777" w:rsidR="00677F3F" w:rsidRDefault="00F802ED">
            <w:pPr>
              <w:rPr>
                <w:ins w:id="3" w:author="杰德 周" w:date="2024-11-29T09:24:00Z" w16du:dateUtc="2024-11-29T01:24:00Z"/>
                <w:rFonts w:ascii="Calibri" w:eastAsia="宋体" w:hAnsi="Calibri" w:cs="Times New Roman"/>
                <w:i/>
                <w:iCs/>
                <w:color w:val="0070C0"/>
              </w:rPr>
            </w:pP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此处请贴预置后的电路图</w:t>
            </w:r>
          </w:p>
          <w:p w14:paraId="04DBD6B9" w14:textId="46AF82B6" w:rsidR="009E5F91" w:rsidRPr="009E5F91" w:rsidRDefault="009E5F91">
            <w:pPr>
              <w:rPr>
                <w:ins w:id="4" w:author="杰德 周" w:date="2024-11-29T09:24:00Z" w16du:dateUtc="2024-11-29T01:24:00Z"/>
                <w:rFonts w:ascii="Calibri" w:eastAsia="宋体" w:hAnsi="Calibri" w:cs="Times New Roman"/>
                <w:i/>
                <w:iCs/>
                <w:color w:val="0070C0"/>
              </w:rPr>
            </w:pPr>
            <w:ins w:id="5" w:author="杰德 周" w:date="2024-11-29T09:24:00Z" w16du:dateUtc="2024-11-29T01:24:00Z">
              <w:r>
                <w:rPr>
                  <w:noProof/>
                </w:rPr>
                <w:lastRenderedPageBreak/>
                <w:drawing>
                  <wp:inline distT="0" distB="0" distL="0" distR="0" wp14:anchorId="56366472" wp14:editId="7FB84B91">
                    <wp:extent cx="5255895" cy="3194050"/>
                    <wp:effectExtent l="0" t="0" r="1905" b="6350"/>
                    <wp:docPr id="2" name="图片 1" descr="屏幕截图 2024-11-19 1600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图片 2" descr="屏幕截图 2024-11-19 1600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55895" cy="31940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2F81A29" w14:textId="77777777" w:rsidR="009E5F91" w:rsidRDefault="009E5F91">
            <w:pPr>
              <w:rPr>
                <w:rFonts w:ascii="Calibri" w:eastAsia="宋体" w:hAnsi="Calibri" w:cs="Times New Roman"/>
              </w:rPr>
            </w:pPr>
          </w:p>
          <w:p w14:paraId="3471A663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数据开关（</w:t>
            </w:r>
            <w:r>
              <w:rPr>
                <w:rFonts w:ascii="Calibri" w:eastAsia="宋体" w:hAnsi="Calibri" w:cs="Times New Roman" w:hint="eastAsia"/>
              </w:rPr>
              <w:t>SW7</w:t>
            </w:r>
            <w:r>
              <w:rPr>
                <w:rFonts w:ascii="Calibri" w:eastAsia="宋体" w:hAnsi="Calibri" w:cs="Times New Roman" w:hint="eastAsia"/>
              </w:rPr>
              <w:t>～</w:t>
            </w:r>
            <w:r>
              <w:rPr>
                <w:rFonts w:ascii="Calibri" w:eastAsia="宋体" w:hAnsi="Calibri" w:cs="Times New Roman" w:hint="eastAsia"/>
              </w:rPr>
              <w:t>SW0</w:t>
            </w:r>
            <w:r>
              <w:rPr>
                <w:rFonts w:ascii="Calibri" w:eastAsia="宋体" w:hAnsi="Calibri" w:cs="Times New Roman" w:hint="eastAsia"/>
              </w:rPr>
              <w:t>）上设置好程序起始地址（</w:t>
            </w:r>
            <w:r>
              <w:rPr>
                <w:rFonts w:ascii="Calibri" w:eastAsia="宋体" w:hAnsi="Calibri" w:cs="Times New Roman" w:hint="eastAsia"/>
              </w:rPr>
              <w:t>00000000</w:t>
            </w:r>
            <w:r>
              <w:rPr>
                <w:rFonts w:ascii="Calibri" w:eastAsia="宋体" w:hAnsi="Calibri" w:cs="Times New Roman" w:hint="eastAsia"/>
              </w:rPr>
              <w:t>）。</w:t>
            </w:r>
          </w:p>
          <w:p w14:paraId="0709060D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单击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次时序发生器</w:t>
            </w:r>
            <w:r>
              <w:rPr>
                <w:rFonts w:ascii="Calibri" w:eastAsia="宋体" w:hAnsi="Calibri" w:cs="Times New Roman" w:hint="eastAsia"/>
              </w:rPr>
              <w:t>Start</w:t>
            </w:r>
            <w:r>
              <w:rPr>
                <w:rFonts w:ascii="Calibri" w:eastAsia="宋体" w:hAnsi="Calibri" w:cs="Times New Roman" w:hint="eastAsia"/>
              </w:rPr>
              <w:t>按钮，思考并回答问题：此时执行的是微程序流程图中的第几条微指令？作用是什么？</w:t>
            </w:r>
          </w:p>
          <w:p w14:paraId="0039CB49" w14:textId="0E7D2E3D" w:rsidR="00677F3F" w:rsidRDefault="00F802ED">
            <w:pPr>
              <w:ind w:left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答：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第一条微指令是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NOP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，通常用于初始化或占位。接下来是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SW 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→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PC'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，这表示将开关（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SW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）的值加载到程序计数器的下一个值（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PC'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）。这是微程序流程图中的第二条微指令，作用是设置程序计数器，以便从用户指定的起始地址（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00000000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）开始执行程序。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 </w:t>
            </w:r>
            <w:r>
              <w:rPr>
                <w:rFonts w:ascii="Calibri" w:eastAsia="宋体" w:hAnsi="Calibri" w:cs="Times New Roman" w:hint="eastAsia"/>
                <w:u w:val="single"/>
              </w:rPr>
              <w:t xml:space="preserve">                                         </w:t>
            </w:r>
          </w:p>
          <w:p w14:paraId="44386997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proofErr w:type="gramStart"/>
            <w:r>
              <w:rPr>
                <w:rFonts w:ascii="Calibri" w:eastAsia="宋体" w:hAnsi="Calibri" w:cs="Times New Roman" w:hint="eastAsia"/>
              </w:rPr>
              <w:t>再单步执行</w:t>
            </w:r>
            <w:proofErr w:type="gramEnd"/>
            <w:r>
              <w:rPr>
                <w:rFonts w:ascii="Calibri" w:eastAsia="宋体" w:hAnsi="Calibri" w:cs="Times New Roman" w:hint="eastAsia"/>
              </w:rPr>
              <w:t>2</w:t>
            </w:r>
            <w:r>
              <w:rPr>
                <w:rFonts w:ascii="Calibri" w:eastAsia="宋体" w:hAnsi="Calibri" w:cs="Times New Roman" w:hint="eastAsia"/>
              </w:rPr>
              <w:t>条微指令，思考并回答以下问题：这</w:t>
            </w:r>
            <w:r>
              <w:rPr>
                <w:rFonts w:ascii="Calibri" w:eastAsia="宋体" w:hAnsi="Calibri" w:cs="Times New Roman" w:hint="eastAsia"/>
              </w:rPr>
              <w:t>2</w:t>
            </w:r>
            <w:r>
              <w:rPr>
                <w:rFonts w:ascii="Calibri" w:eastAsia="宋体" w:hAnsi="Calibri" w:cs="Times New Roman" w:hint="eastAsia"/>
              </w:rPr>
              <w:t>条微指令的作用是什么？</w:t>
            </w:r>
          </w:p>
          <w:p w14:paraId="433796EE" w14:textId="2F1F66D2" w:rsidR="00677F3F" w:rsidRDefault="00F802ED">
            <w:pPr>
              <w:ind w:left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答：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•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PC 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→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AR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：将程序计数器（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PC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）的值加载到地址寄存器（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AR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）。•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PC+1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：程序计数器自增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1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，指向下一个指令。这两条微指令的作用是准备读取内存中的下一条指令。首先，将当前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PC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的值送到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AR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，以便从内存中读取指令。然后，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PC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自增，为读取下一条指令做准备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 </w:t>
            </w:r>
            <w:r>
              <w:rPr>
                <w:rFonts w:ascii="Calibri" w:eastAsia="宋体" w:hAnsi="Calibri" w:cs="Times New Roman" w:hint="eastAsia"/>
                <w:u w:val="single"/>
              </w:rPr>
              <w:t xml:space="preserve">                                   </w:t>
            </w:r>
          </w:p>
          <w:p w14:paraId="46A5FEDA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通过数据开关（</w:t>
            </w:r>
            <w:r>
              <w:rPr>
                <w:rFonts w:ascii="Calibri" w:eastAsia="宋体" w:hAnsi="Calibri" w:cs="Times New Roman" w:hint="eastAsia"/>
              </w:rPr>
              <w:t>SW7</w:t>
            </w:r>
            <w:r>
              <w:rPr>
                <w:rFonts w:ascii="Calibri" w:eastAsia="宋体" w:hAnsi="Calibri" w:cs="Times New Roman" w:hint="eastAsia"/>
              </w:rPr>
              <w:t>～</w:t>
            </w:r>
            <w:r>
              <w:rPr>
                <w:rFonts w:ascii="Calibri" w:eastAsia="宋体" w:hAnsi="Calibri" w:cs="Times New Roman" w:hint="eastAsia"/>
              </w:rPr>
              <w:t>SW0</w:t>
            </w:r>
            <w:r>
              <w:rPr>
                <w:rFonts w:ascii="Calibri" w:eastAsia="宋体" w:hAnsi="Calibri" w:cs="Times New Roman" w:hint="eastAsia"/>
              </w:rPr>
              <w:t>）设置操作数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的值为</w:t>
            </w:r>
            <w:r>
              <w:rPr>
                <w:rFonts w:ascii="Calibri" w:eastAsia="宋体" w:hAnsi="Calibri" w:cs="Times New Roman" w:hint="eastAsia"/>
              </w:rPr>
              <w:t>00010100</w:t>
            </w:r>
            <w:r>
              <w:rPr>
                <w:rFonts w:ascii="Calibri" w:eastAsia="宋体" w:hAnsi="Calibri" w:cs="Times New Roman" w:hint="eastAsia"/>
              </w:rPr>
              <w:t>。思考并回答问题：</w:t>
            </w:r>
            <w:proofErr w:type="gramStart"/>
            <w:r>
              <w:rPr>
                <w:rFonts w:ascii="Calibri" w:eastAsia="宋体" w:hAnsi="Calibri" w:cs="Times New Roman" w:hint="eastAsia"/>
              </w:rPr>
              <w:t>此设置</w:t>
            </w:r>
            <w:proofErr w:type="gramEnd"/>
            <w:r>
              <w:rPr>
                <w:rFonts w:ascii="Calibri" w:eastAsia="宋体" w:hAnsi="Calibri" w:cs="Times New Roman" w:hint="eastAsia"/>
              </w:rPr>
              <w:t>是否可以提前？如果可以，最早应该在以上第几步之后？</w:t>
            </w:r>
          </w:p>
          <w:p w14:paraId="692EDB97" w14:textId="0B1E19F6" w:rsidR="00677F3F" w:rsidRDefault="00F802ED">
            <w:pPr>
              <w:ind w:left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答：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操作数的设置通常在指令读取之后进行。在微程序流程中，这应该在“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RAM 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→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BUS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”和“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BUS 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→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 xml:space="preserve"> IR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”之后，即在内存中的指令被读取到指令寄存器（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IR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）之后。根据流程图，这应该是在序号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03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之后。</w:t>
            </w:r>
            <w:r>
              <w:rPr>
                <w:rFonts w:ascii="Calibri" w:eastAsia="宋体" w:hAnsi="Calibri" w:cs="Times New Roman" w:hint="eastAsia"/>
                <w:u w:val="single"/>
              </w:rPr>
              <w:t xml:space="preserve">                                 </w:t>
            </w:r>
          </w:p>
          <w:p w14:paraId="45AB2D5C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单击</w:t>
            </w:r>
            <w:r>
              <w:rPr>
                <w:rFonts w:ascii="Calibri" w:eastAsia="宋体" w:hAnsi="Calibri" w:cs="Times New Roman" w:hint="eastAsia"/>
              </w:rPr>
              <w:t>Start</w:t>
            </w:r>
            <w:r>
              <w:rPr>
                <w:rFonts w:ascii="Calibri" w:eastAsia="宋体" w:hAnsi="Calibri" w:cs="Times New Roman" w:hint="eastAsia"/>
              </w:rPr>
              <w:t>，执行微指令</w:t>
            </w:r>
            <w:r>
              <w:rPr>
                <w:rFonts w:ascii="Calibri" w:eastAsia="宋体" w:hAnsi="Calibri" w:cs="Times New Roman" w:hint="eastAsia"/>
              </w:rPr>
              <w:t>SW-&gt;R0</w:t>
            </w:r>
            <w:r>
              <w:rPr>
                <w:rFonts w:ascii="Calibri" w:eastAsia="宋体" w:hAnsi="Calibri" w:cs="Times New Roman" w:hint="eastAsia"/>
              </w:rPr>
              <w:t>，将操作数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保存到累加器</w:t>
            </w:r>
            <w:r>
              <w:rPr>
                <w:rFonts w:ascii="Calibri" w:eastAsia="宋体" w:hAnsi="Calibri" w:cs="Times New Roman" w:hint="eastAsia"/>
              </w:rPr>
              <w:t>R0</w:t>
            </w:r>
            <w:r>
              <w:rPr>
                <w:rFonts w:ascii="Calibri" w:eastAsia="宋体" w:hAnsi="Calibri" w:cs="Times New Roman" w:hint="eastAsia"/>
              </w:rPr>
              <w:t>中，此时总线上的</w:t>
            </w:r>
            <w:proofErr w:type="gramStart"/>
            <w:r>
              <w:rPr>
                <w:rFonts w:ascii="Calibri" w:eastAsia="宋体" w:hAnsi="Calibri" w:cs="Times New Roman" w:hint="eastAsia"/>
              </w:rPr>
              <w:t>值来自</w:t>
            </w:r>
            <w:proofErr w:type="gramEnd"/>
            <w:r>
              <w:rPr>
                <w:rFonts w:ascii="Calibri" w:eastAsia="宋体" w:hAnsi="Calibri" w:cs="Times New Roman" w:hint="eastAsia"/>
              </w:rPr>
              <w:t>哪里？</w:t>
            </w:r>
          </w:p>
          <w:p w14:paraId="52F805C7" w14:textId="47C42F72" w:rsidR="00677F3F" w:rsidRDefault="00F802ED">
            <w:pPr>
              <w:ind w:left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答：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当执行微指令“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SW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→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R0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”时，总线上的</w:t>
            </w:r>
            <w:proofErr w:type="gramStart"/>
            <w:r w:rsidR="009E5F91">
              <w:rPr>
                <w:rFonts w:ascii="Calibri" w:eastAsia="宋体" w:hAnsi="Calibri" w:cs="Times New Roman" w:hint="eastAsia"/>
                <w:u w:val="single"/>
              </w:rPr>
              <w:t>值来自</w:t>
            </w:r>
            <w:proofErr w:type="gramEnd"/>
            <w:r w:rsidR="009E5F91">
              <w:rPr>
                <w:rFonts w:ascii="Calibri" w:eastAsia="宋体" w:hAnsi="Calibri" w:cs="Times New Roman" w:hint="eastAsia"/>
                <w:u w:val="single"/>
              </w:rPr>
              <w:t>数据开关（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SW7SW0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），因为这些开关被用来设置操作数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1</w:t>
            </w:r>
            <w:r w:rsidR="009E5F91">
              <w:rPr>
                <w:rFonts w:ascii="Calibri" w:eastAsia="宋体" w:hAnsi="Calibri" w:cs="Times New Roman" w:hint="eastAsia"/>
                <w:u w:val="single"/>
              </w:rPr>
              <w:t>的值。</w:t>
            </w:r>
            <w:r>
              <w:rPr>
                <w:rFonts w:ascii="Calibri" w:eastAsia="宋体" w:hAnsi="Calibri" w:cs="Times New Roman" w:hint="eastAsia"/>
                <w:u w:val="single"/>
              </w:rPr>
              <w:t xml:space="preserve">           </w:t>
            </w:r>
          </w:p>
          <w:p w14:paraId="10027797" w14:textId="77777777" w:rsidR="00677F3F" w:rsidRDefault="00F802ED">
            <w:pPr>
              <w:numPr>
                <w:ilvl w:val="1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继续单</w:t>
            </w:r>
            <w:proofErr w:type="gramStart"/>
            <w:r>
              <w:rPr>
                <w:rFonts w:ascii="Calibri" w:eastAsia="宋体" w:hAnsi="Calibri" w:cs="Times New Roman" w:hint="eastAsia"/>
              </w:rPr>
              <w:t>步执行</w:t>
            </w:r>
            <w:proofErr w:type="gramEnd"/>
            <w:r>
              <w:rPr>
                <w:rFonts w:ascii="Calibri" w:eastAsia="宋体" w:hAnsi="Calibri" w:cs="Times New Roman" w:hint="eastAsia"/>
              </w:rPr>
              <w:t>之后的微指令，注意观察微指令的下地址，直到第一轮循环结束。在此过程中注意观察总线上数据灯的显示，并说明每个显示出来的数字的意义，将下表补充完整。</w:t>
            </w:r>
          </w:p>
          <w:p w14:paraId="49B29C98" w14:textId="77777777" w:rsidR="00677F3F" w:rsidRDefault="00677F3F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</w:p>
          <w:p w14:paraId="642E4AA8" w14:textId="77777777" w:rsidR="00677F3F" w:rsidRDefault="00677F3F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</w:p>
          <w:p w14:paraId="5EF30E42" w14:textId="77777777" w:rsidR="00677F3F" w:rsidRDefault="00677F3F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</w:p>
          <w:p w14:paraId="2D76E427" w14:textId="77777777" w:rsidR="00677F3F" w:rsidRDefault="00677F3F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</w:p>
          <w:p w14:paraId="451B6E68" w14:textId="77777777" w:rsidR="00677F3F" w:rsidRDefault="00677F3F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</w:p>
          <w:p w14:paraId="48675523" w14:textId="77777777" w:rsidR="00677F3F" w:rsidRDefault="00F802ED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表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总线数据表</w:t>
            </w:r>
          </w:p>
          <w:tbl>
            <w:tblPr>
              <w:tblStyle w:val="a5"/>
              <w:tblW w:w="0" w:type="auto"/>
              <w:jc w:val="center"/>
              <w:tblInd w:w="0" w:type="dxa"/>
              <w:tblLayout w:type="fixed"/>
              <w:tblCellMar>
                <w:left w:w="10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636"/>
              <w:gridCol w:w="1266"/>
              <w:gridCol w:w="1266"/>
              <w:gridCol w:w="4926"/>
            </w:tblGrid>
            <w:tr w:rsidR="009E5F91" w14:paraId="77CEF95D" w14:textId="77777777">
              <w:trPr>
                <w:trHeight w:val="397"/>
                <w:jc w:val="center"/>
              </w:trPr>
              <w:tc>
                <w:tcPr>
                  <w:tcW w:w="636" w:type="dxa"/>
                  <w:vAlign w:val="center"/>
                </w:tcPr>
                <w:p w14:paraId="3F39F2E3" w14:textId="5B99C723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序号</w:t>
                  </w:r>
                </w:p>
              </w:tc>
              <w:tc>
                <w:tcPr>
                  <w:tcW w:w="1266" w:type="dxa"/>
                  <w:vAlign w:val="center"/>
                </w:tcPr>
                <w:p w14:paraId="0D770A0E" w14:textId="77777777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总线上数据</w:t>
                  </w:r>
                </w:p>
                <w:p w14:paraId="680E8318" w14:textId="2AC9681F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（二进制）</w:t>
                  </w:r>
                </w:p>
              </w:tc>
              <w:tc>
                <w:tcPr>
                  <w:tcW w:w="1266" w:type="dxa"/>
                  <w:vAlign w:val="center"/>
                </w:tcPr>
                <w:p w14:paraId="66651956" w14:textId="77777777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微指令编号</w:t>
                  </w:r>
                </w:p>
                <w:p w14:paraId="0CE64DCA" w14:textId="4F89F2F9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（八进制）</w:t>
                  </w:r>
                </w:p>
              </w:tc>
              <w:tc>
                <w:tcPr>
                  <w:tcW w:w="4926" w:type="dxa"/>
                  <w:vAlign w:val="center"/>
                </w:tcPr>
                <w:p w14:paraId="7A4302CA" w14:textId="4A8E965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意义（地址请用二进制表示）</w:t>
                  </w:r>
                </w:p>
              </w:tc>
            </w:tr>
            <w:tr w:rsidR="009E5F91" w14:paraId="23C959D8" w14:textId="77777777">
              <w:trPr>
                <w:trHeight w:val="359"/>
                <w:jc w:val="center"/>
              </w:trPr>
              <w:tc>
                <w:tcPr>
                  <w:tcW w:w="636" w:type="dxa"/>
                  <w:vAlign w:val="center"/>
                </w:tcPr>
                <w:p w14:paraId="5A4159E6" w14:textId="265097D5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66" w:type="dxa"/>
                  <w:vAlign w:val="center"/>
                </w:tcPr>
                <w:p w14:paraId="1822A2CD" w14:textId="5C78201A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00000001</w:t>
                  </w:r>
                </w:p>
              </w:tc>
              <w:tc>
                <w:tcPr>
                  <w:tcW w:w="1266" w:type="dxa"/>
                  <w:vAlign w:val="center"/>
                </w:tcPr>
                <w:p w14:paraId="03CC4893" w14:textId="1894ACE1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4F08E86C" w14:textId="471A0625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当前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值，即内存地址</w:t>
                  </w:r>
                  <w:r>
                    <w:rPr>
                      <w:rFonts w:hint="eastAsia"/>
                    </w:rPr>
                    <w:t>01</w:t>
                  </w:r>
                </w:p>
              </w:tc>
            </w:tr>
            <w:tr w:rsidR="009E5F91" w14:paraId="37795F6E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7E886871" w14:textId="31C8EA00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266" w:type="dxa"/>
                  <w:vAlign w:val="center"/>
                </w:tcPr>
                <w:p w14:paraId="521BA100" w14:textId="54E682F0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00000010</w:t>
                  </w:r>
                </w:p>
              </w:tc>
              <w:tc>
                <w:tcPr>
                  <w:tcW w:w="1266" w:type="dxa"/>
                  <w:vAlign w:val="center"/>
                </w:tcPr>
                <w:p w14:paraId="08FC50D9" w14:textId="0FD15CB3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52B6521F" w14:textId="79E32B8B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递增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后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的值</w:t>
                  </w:r>
                </w:p>
              </w:tc>
            </w:tr>
            <w:tr w:rsidR="009E5F91" w14:paraId="5B099C45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464ED594" w14:textId="7C8C5A2F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266" w:type="dxa"/>
                  <w:vAlign w:val="center"/>
                </w:tcPr>
                <w:p w14:paraId="596467B4" w14:textId="771F5BB6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00100000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7BEB5587" w14:textId="032BBC4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03</w:t>
                  </w:r>
                </w:p>
              </w:tc>
              <w:tc>
                <w:tcPr>
                  <w:tcW w:w="4926" w:type="dxa"/>
                  <w:vAlign w:val="center"/>
                </w:tcPr>
                <w:p w14:paraId="0E3D26E3" w14:textId="1537084F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01</w:t>
                  </w:r>
                  <w:r>
                    <w:rPr>
                      <w:rFonts w:hint="eastAsia"/>
                    </w:rPr>
                    <w:t>中的</w:t>
                  </w:r>
                  <w:r>
                    <w:rPr>
                      <w:rFonts w:hint="eastAsia"/>
                    </w:rPr>
                    <w:t>ADD</w:t>
                  </w:r>
                  <w:r>
                    <w:rPr>
                      <w:rFonts w:hint="eastAsia"/>
                    </w:rPr>
                    <w:t>指令操作码</w:t>
                  </w:r>
                </w:p>
              </w:tc>
            </w:tr>
            <w:tr w:rsidR="009E5F91" w14:paraId="2561D33D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1ABCD9B0" w14:textId="5CDB48E0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266" w:type="dxa"/>
                  <w:vAlign w:val="center"/>
                </w:tcPr>
                <w:p w14:paraId="59F7E783" w14:textId="64246B45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00000010</w:t>
                  </w:r>
                </w:p>
              </w:tc>
              <w:tc>
                <w:tcPr>
                  <w:tcW w:w="1266" w:type="dxa"/>
                  <w:vAlign w:val="center"/>
                </w:tcPr>
                <w:p w14:paraId="16797DBC" w14:textId="6434246F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4DD95369" w14:textId="5FE8A812" w:rsidR="009E5F91" w:rsidRDefault="009E5F91" w:rsidP="009E5F91">
                  <w:r>
                    <w:rPr>
                      <w:rFonts w:hint="eastAsia"/>
                    </w:rPr>
                    <w:t>当前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值，即内存地址</w:t>
                  </w:r>
                  <w:r>
                    <w:rPr>
                      <w:rFonts w:hint="eastAsia"/>
                    </w:rPr>
                    <w:t>02</w:t>
                  </w:r>
                </w:p>
              </w:tc>
            </w:tr>
            <w:tr w:rsidR="009E5F91" w14:paraId="2D8C9984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34F19ACF" w14:textId="2A622636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266" w:type="dxa"/>
                  <w:vAlign w:val="center"/>
                </w:tcPr>
                <w:p w14:paraId="33CCD443" w14:textId="2195A019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00000011</w:t>
                  </w:r>
                </w:p>
              </w:tc>
              <w:tc>
                <w:tcPr>
                  <w:tcW w:w="1266" w:type="dxa"/>
                  <w:vAlign w:val="center"/>
                </w:tcPr>
                <w:p w14:paraId="53F7D8BE" w14:textId="042B9243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6642D906" w14:textId="1696CA24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递增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后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的值，即内存地址</w:t>
                  </w:r>
                  <w:r>
                    <w:rPr>
                      <w:rFonts w:hint="eastAsia"/>
                    </w:rPr>
                    <w:t>03</w:t>
                  </w:r>
                </w:p>
              </w:tc>
            </w:tr>
            <w:tr w:rsidR="009E5F91" w14:paraId="4C4F4505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05EA2ABC" w14:textId="68328F94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266" w:type="dxa"/>
                  <w:vAlign w:val="center"/>
                </w:tcPr>
                <w:p w14:paraId="0376103E" w14:textId="03EC9BC5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00001000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6359D8DD" w14:textId="272087BF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03</w:t>
                  </w:r>
                </w:p>
              </w:tc>
              <w:tc>
                <w:tcPr>
                  <w:tcW w:w="4926" w:type="dxa"/>
                  <w:vAlign w:val="center"/>
                </w:tcPr>
                <w:p w14:paraId="08E174EC" w14:textId="26046030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02</w:t>
                  </w:r>
                  <w:r>
                    <w:rPr>
                      <w:rFonts w:hint="eastAsia"/>
                    </w:rPr>
                    <w:t>中的指令操作码，可能是</w:t>
                  </w:r>
                  <w:r>
                    <w:rPr>
                      <w:rFonts w:hint="eastAsia"/>
                    </w:rPr>
                    <w:t>NOP</w:t>
                  </w:r>
                </w:p>
              </w:tc>
            </w:tr>
            <w:tr w:rsidR="009E5F91" w14:paraId="3AC10542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1817AF01" w14:textId="1BF83B02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266" w:type="dxa"/>
                  <w:vAlign w:val="center"/>
                </w:tcPr>
                <w:p w14:paraId="5FA17933" w14:textId="1B42EF91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00001011</w:t>
                  </w:r>
                </w:p>
              </w:tc>
              <w:tc>
                <w:tcPr>
                  <w:tcW w:w="1266" w:type="dxa"/>
                  <w:vAlign w:val="center"/>
                </w:tcPr>
                <w:p w14:paraId="50B39070" w14:textId="71ED40B3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03</w:t>
                  </w:r>
                </w:p>
              </w:tc>
              <w:tc>
                <w:tcPr>
                  <w:tcW w:w="4926" w:type="dxa"/>
                  <w:vAlign w:val="center"/>
                </w:tcPr>
                <w:p w14:paraId="13B8FCA5" w14:textId="35D8079E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03</w:t>
                  </w:r>
                  <w:r>
                    <w:rPr>
                      <w:rFonts w:hint="eastAsia"/>
                    </w:rPr>
                    <w:t>中的指令操作码，可能是</w:t>
                  </w:r>
                  <w:r>
                    <w:rPr>
                      <w:rFonts w:hint="eastAsia"/>
                    </w:rPr>
                    <w:t>JMP</w:t>
                  </w:r>
                </w:p>
              </w:tc>
            </w:tr>
            <w:tr w:rsidR="009E5F91" w14:paraId="5A04BC48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19F37B1D" w14:textId="5E111825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266" w:type="dxa"/>
                  <w:vAlign w:val="center"/>
                </w:tcPr>
                <w:p w14:paraId="2CC6BB9D" w14:textId="0EF658AD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00010100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5F1832BA" w14:textId="1BB49421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07</w:t>
                  </w:r>
                </w:p>
              </w:tc>
              <w:tc>
                <w:tcPr>
                  <w:tcW w:w="4926" w:type="dxa"/>
                  <w:vAlign w:val="center"/>
                </w:tcPr>
                <w:p w14:paraId="3E5EE85B" w14:textId="79A38110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04</w:t>
                  </w:r>
                  <w:r>
                    <w:rPr>
                      <w:rFonts w:hint="eastAsia"/>
                    </w:rPr>
                    <w:t>中的数据，此数据也是一个地址</w:t>
                  </w:r>
                </w:p>
              </w:tc>
            </w:tr>
            <w:tr w:rsidR="009E5F91" w14:paraId="6C358FFD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02B7EC1A" w14:textId="2F6C81F1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266" w:type="dxa"/>
                  <w:vAlign w:val="center"/>
                </w:tcPr>
                <w:p w14:paraId="64E96208" w14:textId="56BBB4F9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00011111</w:t>
                  </w:r>
                </w:p>
              </w:tc>
              <w:tc>
                <w:tcPr>
                  <w:tcW w:w="1266" w:type="dxa"/>
                  <w:vAlign w:val="center"/>
                </w:tcPr>
                <w:p w14:paraId="6862BCC6" w14:textId="7A1A9FFA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07</w:t>
                  </w:r>
                </w:p>
              </w:tc>
              <w:tc>
                <w:tcPr>
                  <w:tcW w:w="4926" w:type="dxa"/>
                  <w:vAlign w:val="center"/>
                </w:tcPr>
                <w:p w14:paraId="2EF0F00B" w14:textId="6A782CC2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07</w:t>
                  </w:r>
                  <w:r>
                    <w:rPr>
                      <w:rFonts w:hint="eastAsia"/>
                    </w:rPr>
                    <w:t>中的数据</w:t>
                  </w:r>
                </w:p>
              </w:tc>
            </w:tr>
            <w:tr w:rsidR="009E5F91" w14:paraId="232C2317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5DE1CD60" w14:textId="5AE112A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1266" w:type="dxa"/>
                  <w:vAlign w:val="center"/>
                </w:tcPr>
                <w:p w14:paraId="3A90CE71" w14:textId="30F7CFB1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00000011</w:t>
                  </w:r>
                </w:p>
              </w:tc>
              <w:tc>
                <w:tcPr>
                  <w:tcW w:w="1266" w:type="dxa"/>
                  <w:vAlign w:val="center"/>
                </w:tcPr>
                <w:p w14:paraId="604C9479" w14:textId="25473D4F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74E8D479" w14:textId="7896C9D3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当前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的值，即内存地址</w:t>
                  </w:r>
                  <w:r>
                    <w:rPr>
                      <w:rFonts w:hint="eastAsia"/>
                    </w:rPr>
                    <w:t>11</w:t>
                  </w:r>
                </w:p>
              </w:tc>
            </w:tr>
            <w:tr w:rsidR="009E5F91" w14:paraId="038D3052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6F4AEA04" w14:textId="11CDD83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1266" w:type="dxa"/>
                  <w:vAlign w:val="center"/>
                </w:tcPr>
                <w:p w14:paraId="2800924B" w14:textId="4DACF403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00000100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38F8FE05" w14:textId="223C80A0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4335D730" w14:textId="779DA22A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递增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后的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值</w:t>
                  </w:r>
                </w:p>
              </w:tc>
            </w:tr>
            <w:tr w:rsidR="009E5F91" w14:paraId="3FF34DF1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5A837222" w14:textId="73EC5C4A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12</w:t>
                  </w:r>
                </w:p>
              </w:tc>
              <w:tc>
                <w:tcPr>
                  <w:tcW w:w="1266" w:type="dxa"/>
                  <w:vAlign w:val="center"/>
                </w:tcPr>
                <w:p w14:paraId="7FBE72F7" w14:textId="2C8D0DD4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01000000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484D6E28" w14:textId="6A3D9D95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03</w:t>
                  </w:r>
                </w:p>
              </w:tc>
              <w:tc>
                <w:tcPr>
                  <w:tcW w:w="4926" w:type="dxa"/>
                  <w:vAlign w:val="center"/>
                </w:tcPr>
                <w:p w14:paraId="5D87DB42" w14:textId="58D34846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11</w:t>
                  </w:r>
                  <w:r>
                    <w:rPr>
                      <w:rFonts w:hint="eastAsia"/>
                    </w:rPr>
                    <w:t>中的指令操作码，可能是</w:t>
                  </w:r>
                  <w:r>
                    <w:rPr>
                      <w:rFonts w:hint="eastAsia"/>
                    </w:rPr>
                    <w:t>STA</w:t>
                  </w:r>
                </w:p>
              </w:tc>
            </w:tr>
            <w:tr w:rsidR="009E5F91" w14:paraId="430F7A3D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7401DDA8" w14:textId="5FD15A56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13</w:t>
                  </w:r>
                </w:p>
              </w:tc>
              <w:tc>
                <w:tcPr>
                  <w:tcW w:w="1266" w:type="dxa"/>
                  <w:vAlign w:val="center"/>
                </w:tcPr>
                <w:p w14:paraId="06A15E56" w14:textId="36044D68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00000100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77ACB6B8" w14:textId="33B409E3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12</w:t>
                  </w:r>
                </w:p>
              </w:tc>
              <w:tc>
                <w:tcPr>
                  <w:tcW w:w="4926" w:type="dxa"/>
                  <w:vAlign w:val="center"/>
                </w:tcPr>
                <w:p w14:paraId="37EABADD" w14:textId="27E59219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当前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的值，即内存地址</w:t>
                  </w:r>
                  <w:r>
                    <w:rPr>
                      <w:rFonts w:hint="eastAsia"/>
                    </w:rPr>
                    <w:t>100</w:t>
                  </w:r>
                </w:p>
              </w:tc>
            </w:tr>
            <w:tr w:rsidR="009E5F91" w14:paraId="693EEC76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43D15AB7" w14:textId="23D414CA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14</w:t>
                  </w:r>
                </w:p>
              </w:tc>
              <w:tc>
                <w:tcPr>
                  <w:tcW w:w="1266" w:type="dxa"/>
                  <w:vAlign w:val="center"/>
                </w:tcPr>
                <w:p w14:paraId="5191EF2D" w14:textId="7D6B385D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00000101</w:t>
                  </w:r>
                </w:p>
              </w:tc>
              <w:tc>
                <w:tcPr>
                  <w:tcW w:w="1266" w:type="dxa"/>
                  <w:vAlign w:val="center"/>
                </w:tcPr>
                <w:p w14:paraId="6691833D" w14:textId="5B5319CC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12</w:t>
                  </w:r>
                </w:p>
              </w:tc>
              <w:tc>
                <w:tcPr>
                  <w:tcW w:w="4926" w:type="dxa"/>
                  <w:vAlign w:val="center"/>
                </w:tcPr>
                <w:p w14:paraId="77649898" w14:textId="20F1576D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递增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后的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值</w:t>
                  </w:r>
                </w:p>
              </w:tc>
            </w:tr>
            <w:tr w:rsidR="009E5F91" w14:paraId="17DB4B66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2E0264C7" w14:textId="38FA8F72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1266" w:type="dxa"/>
                  <w:vAlign w:val="center"/>
                </w:tcPr>
                <w:p w14:paraId="2CE0EE13" w14:textId="4C67EFB2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00001001</w:t>
                  </w:r>
                </w:p>
              </w:tc>
              <w:tc>
                <w:tcPr>
                  <w:tcW w:w="1266" w:type="dxa"/>
                  <w:vAlign w:val="center"/>
                </w:tcPr>
                <w:p w14:paraId="4C1A2931" w14:textId="5FD24284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07</w:t>
                  </w:r>
                </w:p>
              </w:tc>
              <w:tc>
                <w:tcPr>
                  <w:tcW w:w="4926" w:type="dxa"/>
                  <w:vAlign w:val="center"/>
                </w:tcPr>
                <w:p w14:paraId="22AB11EC" w14:textId="0744D82D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100</w:t>
                  </w:r>
                  <w:r>
                    <w:rPr>
                      <w:rFonts w:hint="eastAsia"/>
                    </w:rPr>
                    <w:t>中的数据，此数据也是一个地址</w:t>
                  </w:r>
                </w:p>
              </w:tc>
            </w:tr>
            <w:tr w:rsidR="009E5F91" w14:paraId="3A063488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52E85887" w14:textId="022C707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16</w:t>
                  </w:r>
                </w:p>
              </w:tc>
              <w:tc>
                <w:tcPr>
                  <w:tcW w:w="1266" w:type="dxa"/>
                  <w:vAlign w:val="center"/>
                </w:tcPr>
                <w:p w14:paraId="36991008" w14:textId="30E6DA25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00000000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2908C658" w14:textId="2328D729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07</w:t>
                  </w:r>
                </w:p>
              </w:tc>
              <w:tc>
                <w:tcPr>
                  <w:tcW w:w="4926" w:type="dxa"/>
                  <w:vAlign w:val="center"/>
                </w:tcPr>
                <w:p w14:paraId="50ADE3BA" w14:textId="6CA91D50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1001</w:t>
                  </w:r>
                  <w:r>
                    <w:rPr>
                      <w:rFonts w:hint="eastAsia"/>
                    </w:rPr>
                    <w:t>中的数据</w:t>
                  </w:r>
                </w:p>
              </w:tc>
            </w:tr>
            <w:tr w:rsidR="009E5F91" w14:paraId="3EFA4211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1B1A16B5" w14:textId="74884BD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17</w:t>
                  </w:r>
                </w:p>
              </w:tc>
              <w:tc>
                <w:tcPr>
                  <w:tcW w:w="1266" w:type="dxa"/>
                  <w:vAlign w:val="center"/>
                </w:tcPr>
                <w:p w14:paraId="52E5D44D" w14:textId="6662F9FB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00011111</w:t>
                  </w:r>
                </w:p>
              </w:tc>
              <w:tc>
                <w:tcPr>
                  <w:tcW w:w="1266" w:type="dxa"/>
                  <w:vAlign w:val="center"/>
                </w:tcPr>
                <w:p w14:paraId="560E70CD" w14:textId="7E1CFDE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03</w:t>
                  </w:r>
                </w:p>
              </w:tc>
              <w:tc>
                <w:tcPr>
                  <w:tcW w:w="4926" w:type="dxa"/>
                  <w:vAlign w:val="center"/>
                </w:tcPr>
                <w:p w14:paraId="030A58B8" w14:textId="394674F2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07</w:t>
                  </w:r>
                  <w:r>
                    <w:rPr>
                      <w:rFonts w:hint="eastAsia"/>
                    </w:rPr>
                    <w:t>中的指令操作码，可能是</w:t>
                  </w:r>
                  <w:r>
                    <w:rPr>
                      <w:rFonts w:hint="eastAsia"/>
                    </w:rPr>
                    <w:t>JMP</w:t>
                  </w:r>
                </w:p>
              </w:tc>
            </w:tr>
            <w:tr w:rsidR="009E5F91" w14:paraId="37051E7E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21C55B00" w14:textId="4A56480D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18</w:t>
                  </w:r>
                </w:p>
              </w:tc>
              <w:tc>
                <w:tcPr>
                  <w:tcW w:w="1266" w:type="dxa"/>
                  <w:vAlign w:val="center"/>
                </w:tcPr>
                <w:p w14:paraId="2B40CACB" w14:textId="684FA566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00000101</w:t>
                  </w:r>
                </w:p>
              </w:tc>
              <w:tc>
                <w:tcPr>
                  <w:tcW w:w="1266" w:type="dxa"/>
                  <w:vAlign w:val="center"/>
                </w:tcPr>
                <w:p w14:paraId="6FB0A5A2" w14:textId="7433D72A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66CF3A86" w14:textId="38FF56A2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当前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的值，即内存地址</w:t>
                  </w:r>
                  <w:r>
                    <w:rPr>
                      <w:rFonts w:hint="eastAsia"/>
                    </w:rPr>
                    <w:t>101</w:t>
                  </w:r>
                </w:p>
              </w:tc>
            </w:tr>
            <w:tr w:rsidR="009E5F91" w14:paraId="388DA6B6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5A6F8C42" w14:textId="66626939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19</w:t>
                  </w:r>
                </w:p>
              </w:tc>
              <w:tc>
                <w:tcPr>
                  <w:tcW w:w="1266" w:type="dxa"/>
                  <w:vAlign w:val="center"/>
                </w:tcPr>
                <w:p w14:paraId="04649A92" w14:textId="02741B6C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00000110</w:t>
                  </w:r>
                </w:p>
              </w:tc>
              <w:tc>
                <w:tcPr>
                  <w:tcW w:w="1266" w:type="dxa"/>
                  <w:vAlign w:val="center"/>
                </w:tcPr>
                <w:p w14:paraId="228A774E" w14:textId="0619DE04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02</w:t>
                  </w:r>
                </w:p>
              </w:tc>
              <w:tc>
                <w:tcPr>
                  <w:tcW w:w="4926" w:type="dxa"/>
                  <w:vAlign w:val="center"/>
                </w:tcPr>
                <w:p w14:paraId="350FC1E1" w14:textId="6AD644E9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递增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后的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值</w:t>
                  </w:r>
                </w:p>
              </w:tc>
            </w:tr>
            <w:tr w:rsidR="009E5F91" w14:paraId="4F61D2D8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2D416305" w14:textId="64315A10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1266" w:type="dxa"/>
                  <w:vAlign w:val="center"/>
                </w:tcPr>
                <w:p w14:paraId="4080748F" w14:textId="7709D97F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01100000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1B045F34" w14:textId="4FE9CCEE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03</w:t>
                  </w:r>
                </w:p>
              </w:tc>
              <w:tc>
                <w:tcPr>
                  <w:tcW w:w="4926" w:type="dxa"/>
                  <w:vAlign w:val="center"/>
                </w:tcPr>
                <w:p w14:paraId="11C50BC9" w14:textId="5767A099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101</w:t>
                  </w:r>
                  <w:r>
                    <w:rPr>
                      <w:rFonts w:hint="eastAsia"/>
                    </w:rPr>
                    <w:t>中的指令操作码，可能是</w:t>
                  </w:r>
                  <w:r>
                    <w:rPr>
                      <w:rFonts w:hint="eastAsia"/>
                    </w:rPr>
                    <w:t>IN</w:t>
                  </w:r>
                </w:p>
              </w:tc>
            </w:tr>
            <w:tr w:rsidR="009E5F91" w14:paraId="599029A8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76E2847A" w14:textId="4B16E9E5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21</w:t>
                  </w:r>
                </w:p>
              </w:tc>
              <w:tc>
                <w:tcPr>
                  <w:tcW w:w="1266" w:type="dxa"/>
                  <w:vAlign w:val="center"/>
                </w:tcPr>
                <w:p w14:paraId="6B013E9E" w14:textId="3010860A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00000110</w:t>
                  </w:r>
                </w:p>
              </w:tc>
              <w:tc>
                <w:tcPr>
                  <w:tcW w:w="1266" w:type="dxa"/>
                  <w:vAlign w:val="center"/>
                </w:tcPr>
                <w:p w14:paraId="29CC2ECF" w14:textId="77844061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13</w:t>
                  </w:r>
                </w:p>
              </w:tc>
              <w:tc>
                <w:tcPr>
                  <w:tcW w:w="4926" w:type="dxa"/>
                  <w:vAlign w:val="center"/>
                </w:tcPr>
                <w:p w14:paraId="192C74F9" w14:textId="44B0240B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当前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的值，即内存地址</w:t>
                  </w:r>
                  <w:r>
                    <w:rPr>
                      <w:rFonts w:hint="eastAsia"/>
                    </w:rPr>
                    <w:t>110</w:t>
                  </w:r>
                </w:p>
              </w:tc>
            </w:tr>
            <w:tr w:rsidR="009E5F91" w14:paraId="79C953FB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0A9AEA86" w14:textId="68D28571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22</w:t>
                  </w:r>
                </w:p>
              </w:tc>
              <w:tc>
                <w:tcPr>
                  <w:tcW w:w="1266" w:type="dxa"/>
                  <w:vAlign w:val="center"/>
                </w:tcPr>
                <w:p w14:paraId="7423DE02" w14:textId="57B2D467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00000111</w:t>
                  </w:r>
                </w:p>
              </w:tc>
              <w:tc>
                <w:tcPr>
                  <w:tcW w:w="1266" w:type="dxa"/>
                  <w:vAlign w:val="center"/>
                </w:tcPr>
                <w:p w14:paraId="1F08EFEF" w14:textId="34173A8C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13</w:t>
                  </w:r>
                </w:p>
              </w:tc>
              <w:tc>
                <w:tcPr>
                  <w:tcW w:w="4926" w:type="dxa"/>
                  <w:vAlign w:val="center"/>
                </w:tcPr>
                <w:p w14:paraId="34E96B62" w14:textId="4D3A923D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递增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后的</w:t>
                  </w:r>
                  <w:r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值</w:t>
                  </w:r>
                </w:p>
              </w:tc>
            </w:tr>
            <w:tr w:rsidR="009E5F91" w14:paraId="01919871" w14:textId="77777777">
              <w:trPr>
                <w:trHeight w:val="23"/>
                <w:jc w:val="center"/>
              </w:trPr>
              <w:tc>
                <w:tcPr>
                  <w:tcW w:w="636" w:type="dxa"/>
                  <w:vAlign w:val="center"/>
                </w:tcPr>
                <w:p w14:paraId="3BA7CC07" w14:textId="039EC406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23</w:t>
                  </w:r>
                </w:p>
              </w:tc>
              <w:tc>
                <w:tcPr>
                  <w:tcW w:w="1266" w:type="dxa"/>
                  <w:vAlign w:val="center"/>
                </w:tcPr>
                <w:p w14:paraId="2F4B0E86" w14:textId="3BC15361" w:rsidR="009E5F91" w:rsidRDefault="009E5F91" w:rsidP="009E5F91">
                  <w:pPr>
                    <w:jc w:val="center"/>
                    <w:rPr>
                      <w:rFonts w:ascii="Courier New" w:hAnsi="Courier New"/>
                      <w:szCs w:val="24"/>
                    </w:rPr>
                  </w:pPr>
                  <w:r>
                    <w:rPr>
                      <w:rFonts w:ascii="Courier New" w:hAnsi="Courier New" w:hint="eastAsia"/>
                      <w:szCs w:val="24"/>
                    </w:rPr>
                    <w:t>00000000</w:t>
                  </w:r>
                </w:p>
              </w:tc>
              <w:tc>
                <w:tcPr>
                  <w:tcW w:w="1266" w:type="dxa"/>
                  <w:vAlign w:val="center"/>
                </w:tcPr>
                <w:p w14:paraId="6D78E652" w14:textId="02A8892F" w:rsidR="009E5F91" w:rsidRDefault="009E5F91" w:rsidP="009E5F91">
                  <w:pPr>
                    <w:jc w:val="center"/>
                  </w:pPr>
                  <w:r>
                    <w:rPr>
                      <w:rFonts w:hint="eastAsia"/>
                    </w:rPr>
                    <w:t>07</w:t>
                  </w:r>
                </w:p>
              </w:tc>
              <w:tc>
                <w:tcPr>
                  <w:tcW w:w="4926" w:type="dxa"/>
                  <w:vAlign w:val="center"/>
                </w:tcPr>
                <w:p w14:paraId="5228C81B" w14:textId="16A3747E" w:rsidR="009E5F91" w:rsidRDefault="009E5F91" w:rsidP="009E5F91">
                  <w:pPr>
                    <w:jc w:val="left"/>
                  </w:pPr>
                  <w:r>
                    <w:rPr>
                      <w:rFonts w:hint="eastAsia"/>
                    </w:rPr>
                    <w:t>内存地址</w:t>
                  </w:r>
                  <w:r>
                    <w:rPr>
                      <w:rFonts w:hint="eastAsia"/>
                    </w:rPr>
                    <w:t>111</w:t>
                  </w:r>
                  <w:r>
                    <w:rPr>
                      <w:rFonts w:hint="eastAsia"/>
                    </w:rPr>
                    <w:t>中的数据</w:t>
                  </w:r>
                </w:p>
              </w:tc>
            </w:tr>
          </w:tbl>
          <w:p w14:paraId="4991D85A" w14:textId="77777777" w:rsidR="00677F3F" w:rsidRDefault="00677F3F">
            <w:pPr>
              <w:rPr>
                <w:rFonts w:ascii="Calibri" w:eastAsia="宋体" w:hAnsi="Calibri" w:cs="Times New Roman"/>
              </w:rPr>
            </w:pPr>
          </w:p>
          <w:p w14:paraId="7B25E277" w14:textId="77777777" w:rsidR="00677F3F" w:rsidRDefault="00F802ED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此处任选两个序号，标注所选序号并贴出电路图</w:t>
            </w:r>
          </w:p>
          <w:p w14:paraId="7254D24C" w14:textId="27469399" w:rsidR="009E5F91" w:rsidRPr="009E5F91" w:rsidRDefault="009E5F91">
            <w:pPr>
              <w:rPr>
                <w:rFonts w:ascii="Calibri" w:eastAsia="宋体" w:hAnsi="Calibri" w:cs="Times New Roman"/>
                <w:i/>
                <w:i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5F91">
              <w:rPr>
                <w:rFonts w:ascii="Calibri" w:eastAsia="宋体" w:hAnsi="Calibri" w:cs="Times New Roman" w:hint="eastAsia"/>
                <w:i/>
                <w:i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  <w:p w14:paraId="206E9824" w14:textId="2F134C04" w:rsidR="009E5F91" w:rsidRDefault="009E5F91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  <w:ins w:id="6" w:author="WPS_1629863004" w:date="2024-11-19T17:35:00Z">
              <w:r>
                <w:rPr>
                  <w:rFonts w:ascii="宋体" w:eastAsia="宋体" w:hAnsi="宋体" w:cs="Times New Roman" w:hint="eastAsia"/>
                  <w:noProof/>
                  <w:szCs w:val="21"/>
                </w:rPr>
                <w:drawing>
                  <wp:inline distT="0" distB="0" distL="114300" distR="114300" wp14:anchorId="125800D6" wp14:editId="5524BAE0">
                    <wp:extent cx="4271645" cy="2164715"/>
                    <wp:effectExtent l="0" t="0" r="8255" b="6985"/>
                    <wp:docPr id="7" name="图片 7" descr="屏幕截图 2024-11-19 1728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图片 7" descr="屏幕截图 2024-11-19 1728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71645" cy="21647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78E2F86" w14:textId="77777777" w:rsidR="009E5F91" w:rsidRDefault="009E5F91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6F8516B9" w14:textId="0E62A537" w:rsidR="009E5F91" w:rsidRDefault="009E5F91">
            <w:pPr>
              <w:rPr>
                <w:rFonts w:ascii="Calibri" w:eastAsia="宋体" w:hAnsi="Calibri" w:cs="Times New Roman"/>
                <w:i/>
                <w:i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5F91">
              <w:rPr>
                <w:rFonts w:ascii="Calibri" w:eastAsia="宋体" w:hAnsi="Calibri" w:cs="Times New Roman" w:hint="eastAsia"/>
                <w:i/>
                <w:i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  <w:p w14:paraId="6EEB729B" w14:textId="5D065E21" w:rsidR="009E5F91" w:rsidRPr="009E5F91" w:rsidRDefault="009E5F91">
            <w:pPr>
              <w:rPr>
                <w:rFonts w:ascii="Calibri" w:eastAsia="宋体" w:hAnsi="Calibri" w:cs="Times New Roman"/>
                <w:i/>
                <w:i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ins w:id="7" w:author="WPS_1629863004" w:date="2024-11-19T17:35:00Z">
              <w:r>
                <w:rPr>
                  <w:rFonts w:ascii="宋体" w:eastAsia="宋体" w:hAnsi="宋体" w:cs="Times New Roman"/>
                  <w:noProof/>
                  <w:szCs w:val="21"/>
                </w:rPr>
                <w:drawing>
                  <wp:inline distT="0" distB="0" distL="114300" distR="114300" wp14:anchorId="5855F772" wp14:editId="7502B9FC">
                    <wp:extent cx="3961130" cy="2032635"/>
                    <wp:effectExtent l="0" t="0" r="1270" b="12065"/>
                    <wp:docPr id="6" name="图片 6" descr="屏幕截图 2024-11-19 1733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图片 6" descr="屏幕截图 2024-11-19 1733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61130" cy="203263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B73D2FF" w14:textId="77777777" w:rsidR="009E5F91" w:rsidRDefault="009E5F91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7089DA88" w14:textId="77777777" w:rsidR="009E5F91" w:rsidRDefault="009E5F91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2FE49B5C" w14:textId="77777777" w:rsidR="009E5F91" w:rsidRDefault="009E5F91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69877830" w14:textId="77777777" w:rsidR="009E5F91" w:rsidRDefault="009E5F91">
            <w:pPr>
              <w:rPr>
                <w:rFonts w:ascii="Calibri" w:eastAsia="宋体" w:hAnsi="Calibri" w:cs="Times New Roman"/>
              </w:rPr>
            </w:pPr>
          </w:p>
          <w:p w14:paraId="776DD880" w14:textId="77777777" w:rsidR="00677F3F" w:rsidRDefault="00677F3F">
            <w:pPr>
              <w:rPr>
                <w:rFonts w:ascii="宋体" w:eastAsia="宋体" w:hAnsi="宋体" w:cs="Times New Roman"/>
                <w:szCs w:val="21"/>
              </w:rPr>
            </w:pPr>
          </w:p>
          <w:p w14:paraId="4C17AEA5" w14:textId="77777777" w:rsidR="00677F3F" w:rsidRDefault="00F802ED">
            <w:pPr>
              <w:spacing w:beforeLines="50" w:before="156" w:afterLines="50" w:after="156"/>
              <w:rPr>
                <w:rFonts w:ascii="宋体" w:eastAsia="宋体" w:hAnsi="宋体" w:cs="Times New Roman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六、思考题</w:t>
            </w:r>
          </w:p>
          <w:p w14:paraId="4393CB6E" w14:textId="77777777" w:rsidR="00677F3F" w:rsidRDefault="00F802ED">
            <w:pPr>
              <w:ind w:firstLineChars="200" w:firstLine="420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</w:rPr>
              <w:t>1.</w:t>
            </w:r>
            <w:r>
              <w:rPr>
                <w:rFonts w:ascii="宋体" w:eastAsia="宋体" w:hAnsi="宋体" w:cs="Times New Roman" w:hint="eastAsia"/>
              </w:rPr>
              <w:t>如何实现程序的跳转？</w:t>
            </w:r>
          </w:p>
          <w:p w14:paraId="17F00C7C" w14:textId="77777777" w:rsidR="00677F3F" w:rsidRDefault="00677F3F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</w:p>
          <w:p w14:paraId="45473F58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1. </w:t>
            </w:r>
            <w:r w:rsidRPr="00F802ED">
              <w:rPr>
                <w:b/>
                <w:bCs/>
              </w:rPr>
              <w:t>直接跳转指令：</w:t>
            </w:r>
            <w:r w:rsidRPr="00F802ED">
              <w:br/>
            </w:r>
            <w:r w:rsidRPr="00F802ED">
              <w:t>跳转指令通过直接修改程序计数器（</w:t>
            </w:r>
            <w:r w:rsidRPr="00F802ED">
              <w:t>PC</w:t>
            </w:r>
            <w:r w:rsidRPr="00F802ED">
              <w:t>）的值来使程序流转移。程序计数器的值被设置为目标地址，程序将从这个新地址开始执行。直接跳转可以是无条件的，也可以是条件性的，根据是否满足某个特定条件来决定是否跳转。</w:t>
            </w:r>
          </w:p>
          <w:p w14:paraId="5955E3F7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2. </w:t>
            </w:r>
            <w:r w:rsidRPr="00F802ED">
              <w:rPr>
                <w:b/>
                <w:bCs/>
              </w:rPr>
              <w:t>条件跳转：</w:t>
            </w:r>
            <w:r w:rsidRPr="00F802ED">
              <w:br/>
            </w:r>
            <w:r w:rsidRPr="00F802ED">
              <w:t>条件跳转依赖于先前的运算或比较结果。只有在特定条件成立时，程序才会进行跳转。例如，某个标志位为真时，或者某个值满足特定比较时，才会执行跳转指令。</w:t>
            </w:r>
          </w:p>
          <w:p w14:paraId="4F176222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3. </w:t>
            </w:r>
            <w:r w:rsidRPr="00F802ED">
              <w:rPr>
                <w:b/>
                <w:bCs/>
              </w:rPr>
              <w:t>间接跳转：</w:t>
            </w:r>
            <w:r w:rsidRPr="00F802ED">
              <w:br/>
            </w:r>
            <w:r w:rsidRPr="00F802ED">
              <w:t>间接跳转与直接跳转不同，跳转的目标地址存储在寄存器或内存中，而不是在指令中硬编码。程序计数器会被设置为这些存储位置中的值，从而实现跳转。此方式常用于实现动态调用或虚拟函数。</w:t>
            </w:r>
          </w:p>
          <w:p w14:paraId="4F1C7F4D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4. </w:t>
            </w:r>
            <w:r w:rsidRPr="00F802ED">
              <w:rPr>
                <w:b/>
                <w:bCs/>
              </w:rPr>
              <w:t>子程序调用：</w:t>
            </w:r>
            <w:r w:rsidRPr="00F802ED">
              <w:br/>
            </w:r>
            <w:r w:rsidRPr="00F802ED">
              <w:t>当程序调用子程序时，当前程序计数器的值会被压入</w:t>
            </w:r>
            <w:proofErr w:type="gramStart"/>
            <w:r w:rsidRPr="00F802ED">
              <w:t>栈</w:t>
            </w:r>
            <w:proofErr w:type="gramEnd"/>
            <w:r w:rsidRPr="00F802ED">
              <w:t>中，作为返回地址。接着程序跳转到子程序的起始地址。子程序执行完毕后，通过从</w:t>
            </w:r>
            <w:proofErr w:type="gramStart"/>
            <w:r w:rsidRPr="00F802ED">
              <w:t>栈</w:t>
            </w:r>
            <w:proofErr w:type="gramEnd"/>
            <w:r w:rsidRPr="00F802ED">
              <w:t>中弹出返回地址，程序计数器被恢复，继续执行调用指令之后的代码。</w:t>
            </w:r>
          </w:p>
          <w:p w14:paraId="134C9BB8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5. </w:t>
            </w:r>
            <w:r w:rsidRPr="00F802ED">
              <w:rPr>
                <w:b/>
                <w:bCs/>
              </w:rPr>
              <w:t>异常与中断处理：</w:t>
            </w:r>
            <w:r w:rsidRPr="00F802ED">
              <w:br/>
            </w:r>
            <w:r w:rsidRPr="00F802ED">
              <w:t>异常和中断是程序运行中可能遇到的特殊情况。当中断或异常发生时，程序的正常执行流程会被打断，控制权转移到中断或异常处理程序。处理完毕后，通过特定的返回指令恢复到中断或异常前的执行状态。</w:t>
            </w:r>
          </w:p>
          <w:p w14:paraId="7CFEA726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6. </w:t>
            </w:r>
            <w:r w:rsidRPr="00F802ED">
              <w:rPr>
                <w:b/>
                <w:bCs/>
              </w:rPr>
              <w:t>循环与分支：</w:t>
            </w:r>
            <w:r w:rsidRPr="00F802ED">
              <w:br/>
            </w:r>
            <w:r w:rsidRPr="00F802ED">
              <w:t>在循环结构中，程序会重复执行某段代码，直到满足退出条件。通常，循环通过条件跳转指令来实现，即在每次迭代结束时检查条件，如果不满足，则跳转回循环开始位置继</w:t>
            </w:r>
            <w:r w:rsidRPr="00F802ED">
              <w:lastRenderedPageBreak/>
              <w:t>续执行。</w:t>
            </w:r>
          </w:p>
          <w:p w14:paraId="505F5DAE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7. </w:t>
            </w:r>
            <w:r w:rsidRPr="00F802ED">
              <w:rPr>
                <w:b/>
                <w:bCs/>
              </w:rPr>
              <w:t>微程序控制：</w:t>
            </w:r>
            <w:r w:rsidRPr="00F802ED">
              <w:br/>
            </w:r>
            <w:r w:rsidRPr="00F802ED">
              <w:t>在微程序控制的计算机体系中，跳转通过调整微指令序列中的下一个地址来实现。这种跳转是由微指令内的条件逻辑控制的，可以灵活地根据程序的当前状态决定下一步执行的操作。</w:t>
            </w:r>
          </w:p>
          <w:p w14:paraId="7599C63B" w14:textId="77777777" w:rsidR="00F802ED" w:rsidRPr="00F802ED" w:rsidRDefault="00F802ED" w:rsidP="00F802ED">
            <w:pPr>
              <w:ind w:left="420"/>
            </w:pPr>
            <w:r w:rsidRPr="00F802ED">
              <w:rPr>
                <w:b/>
                <w:bCs/>
              </w:rPr>
              <w:t xml:space="preserve">8. </w:t>
            </w:r>
            <w:r w:rsidRPr="00F802ED">
              <w:rPr>
                <w:b/>
                <w:bCs/>
              </w:rPr>
              <w:t>硬件加速跳转：</w:t>
            </w:r>
            <w:r w:rsidRPr="00F802ED">
              <w:br/>
            </w:r>
            <w:r w:rsidRPr="00F802ED">
              <w:t>一些高级处理器提供硬件支持来优化跳转指令的执行，例如分支预测。通过预测跳转指令是否会被执行，处理器可以提前加载可能需要的指令，从而减少由于跳转带来的性能损失。</w:t>
            </w:r>
          </w:p>
          <w:p w14:paraId="6F1BBC7F" w14:textId="77777777" w:rsidR="00677F3F" w:rsidRPr="00F802ED" w:rsidRDefault="00677F3F" w:rsidP="00F802ED"/>
        </w:tc>
      </w:tr>
    </w:tbl>
    <w:p w14:paraId="30FE0540" w14:textId="77777777" w:rsidR="00677F3F" w:rsidRDefault="00677F3F"/>
    <w:sectPr w:rsidR="00677F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F659A"/>
    <w:multiLevelType w:val="multilevel"/>
    <w:tmpl w:val="02DF659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1F7C0B"/>
    <w:multiLevelType w:val="multilevel"/>
    <w:tmpl w:val="0A1F7C0B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EC855B3"/>
    <w:multiLevelType w:val="singleLevel"/>
    <w:tmpl w:val="0EC855B3"/>
    <w:lvl w:ilvl="0">
      <w:start w:val="1"/>
      <w:numFmt w:val="chineseCounting"/>
      <w:pStyle w:val="a"/>
      <w:suff w:val="nothing"/>
      <w:lvlText w:val="第%1章"/>
      <w:lvlJc w:val="left"/>
      <w:pPr>
        <w:ind w:left="0" w:firstLine="420"/>
      </w:pPr>
      <w:rPr>
        <w:rFonts w:hint="eastAsia"/>
      </w:rPr>
    </w:lvl>
  </w:abstractNum>
  <w:abstractNum w:abstractNumId="3" w15:restartNumberingAfterBreak="0">
    <w:nsid w:val="3FFB703B"/>
    <w:multiLevelType w:val="multilevel"/>
    <w:tmpl w:val="3FFB703B"/>
    <w:lvl w:ilvl="0">
      <w:start w:val="1"/>
      <w:numFmt w:val="chineseCountingThousand"/>
      <w:isLgl/>
      <w:suff w:val="space"/>
      <w:lvlText w:val="%1. "/>
      <w:lvlJc w:val="left"/>
      <w:pPr>
        <w:ind w:left="315" w:firstLine="0"/>
      </w:pPr>
      <w:rPr>
        <w:rFonts w:ascii="黑体" w:eastAsia="黑体" w:hAnsi="Times New Roman" w:cs="Times New Roman" w:hint="eastAsia"/>
        <w:b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szCs w:val="28"/>
        <w:u w:val="none"/>
        <w:vertAlign w:val="baseline"/>
      </w:rPr>
    </w:lvl>
    <w:lvl w:ilvl="1">
      <w:start w:val="1"/>
      <w:numFmt w:val="decimal"/>
      <w:pStyle w:val="a0"/>
      <w:isLgl/>
      <w:suff w:val="space"/>
      <w:lvlText w:val="%1.%2 "/>
      <w:lvlJc w:val="left"/>
      <w:pPr>
        <w:tabs>
          <w:tab w:val="left" w:pos="0"/>
        </w:tabs>
        <w:ind w:left="315" w:firstLine="0"/>
      </w:pPr>
      <w:rPr>
        <w:rFonts w:ascii="仿宋_GB2312" w:eastAsia="仿宋_GB2312" w:hint="eastAsia"/>
        <w:b/>
        <w:i w:val="0"/>
        <w:sz w:val="28"/>
        <w:szCs w:val="28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315" w:firstLine="0"/>
      </w:pPr>
      <w:rPr>
        <w:rFonts w:ascii="仿宋_GB2312" w:eastAsia="仿宋_GB2312" w:hint="eastAsia"/>
        <w:b w:val="0"/>
        <w:i w:val="0"/>
        <w:sz w:val="28"/>
        <w:szCs w:val="28"/>
      </w:rPr>
    </w:lvl>
    <w:lvl w:ilvl="3">
      <w:start w:val="1"/>
      <w:numFmt w:val="decimal"/>
      <w:pStyle w:val="4"/>
      <w:isLgl/>
      <w:suff w:val="space"/>
      <w:lvlText w:val="%1.%2.%3.%4 "/>
      <w:lvlJc w:val="left"/>
      <w:pPr>
        <w:ind w:left="315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4">
      <w:start w:val="1"/>
      <w:numFmt w:val="decimal"/>
      <w:isLgl/>
      <w:lvlText w:val="%1.%2.%3.%4.%5"/>
      <w:lvlJc w:val="left"/>
      <w:pPr>
        <w:tabs>
          <w:tab w:val="left" w:pos="1323"/>
        </w:tabs>
        <w:ind w:left="1323" w:hanging="1008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tabs>
          <w:tab w:val="left" w:pos="1467"/>
        </w:tabs>
        <w:ind w:left="1467" w:hanging="1152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tabs>
          <w:tab w:val="left" w:pos="1611"/>
        </w:tabs>
        <w:ind w:left="1611" w:hanging="129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tabs>
          <w:tab w:val="left" w:pos="1755"/>
        </w:tabs>
        <w:ind w:left="1755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tabs>
          <w:tab w:val="left" w:pos="1899"/>
        </w:tabs>
        <w:ind w:left="1899" w:hanging="1584"/>
      </w:pPr>
      <w:rPr>
        <w:rFonts w:hint="eastAsia"/>
      </w:rPr>
    </w:lvl>
  </w:abstractNum>
  <w:abstractNum w:abstractNumId="4" w15:restartNumberingAfterBreak="0">
    <w:nsid w:val="4C9F8982"/>
    <w:multiLevelType w:val="singleLevel"/>
    <w:tmpl w:val="4C9F8982"/>
    <w:lvl w:ilvl="0">
      <w:start w:val="1"/>
      <w:numFmt w:val="chineseCounting"/>
      <w:pStyle w:val="1"/>
      <w:suff w:val="nothing"/>
      <w:lvlText w:val="第%1章"/>
      <w:lvlJc w:val="left"/>
      <w:pPr>
        <w:ind w:left="0" w:firstLine="420"/>
      </w:pPr>
      <w:rPr>
        <w:rFonts w:hint="eastAsia"/>
      </w:rPr>
    </w:lvl>
  </w:abstractNum>
  <w:abstractNum w:abstractNumId="5" w15:restartNumberingAfterBreak="0">
    <w:nsid w:val="5D8BA15A"/>
    <w:multiLevelType w:val="singleLevel"/>
    <w:tmpl w:val="5D8BA15A"/>
    <w:lvl w:ilvl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6" w15:restartNumberingAfterBreak="0">
    <w:nsid w:val="76DE211E"/>
    <w:multiLevelType w:val="multilevel"/>
    <w:tmpl w:val="76DE211E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2032225142">
    <w:abstractNumId w:val="4"/>
  </w:num>
  <w:num w:numId="2" w16cid:durableId="1207838757">
    <w:abstractNumId w:val="3"/>
  </w:num>
  <w:num w:numId="3" w16cid:durableId="2088530449">
    <w:abstractNumId w:val="2"/>
  </w:num>
  <w:num w:numId="4" w16cid:durableId="711736230">
    <w:abstractNumId w:val="0"/>
  </w:num>
  <w:num w:numId="5" w16cid:durableId="1520587593">
    <w:abstractNumId w:val="1"/>
  </w:num>
  <w:num w:numId="6" w16cid:durableId="1422796954">
    <w:abstractNumId w:val="5"/>
  </w:num>
  <w:num w:numId="7" w16cid:durableId="115718322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杰德 周">
    <w15:presenceInfo w15:providerId="Windows Live" w15:userId="0f00f2da9abffa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cyY2FhOTFmZmU3ZmEzMjYxOTc5YzNjMDM5MjdhZmIifQ=="/>
  </w:docVars>
  <w:rsids>
    <w:rsidRoot w:val="41DE35CA"/>
    <w:rsid w:val="000A5074"/>
    <w:rsid w:val="000D733D"/>
    <w:rsid w:val="00524438"/>
    <w:rsid w:val="00677F3F"/>
    <w:rsid w:val="008354D0"/>
    <w:rsid w:val="009E5F91"/>
    <w:rsid w:val="00AB30EB"/>
    <w:rsid w:val="00F802ED"/>
    <w:rsid w:val="00FE6731"/>
    <w:rsid w:val="0B01442B"/>
    <w:rsid w:val="0B7E75E3"/>
    <w:rsid w:val="1CFB0DDB"/>
    <w:rsid w:val="21612AB5"/>
    <w:rsid w:val="41DE35CA"/>
    <w:rsid w:val="58397728"/>
    <w:rsid w:val="5916331F"/>
    <w:rsid w:val="5FC7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40ECD06"/>
  <w15:docId w15:val="{C205BA6C-9CA1-4329-8846-E5D7FA646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1"/>
    <w:next w:val="a1"/>
    <w:link w:val="10"/>
    <w:qFormat/>
    <w:pPr>
      <w:keepNext/>
      <w:keepLines/>
      <w:numPr>
        <w:numId w:val="1"/>
      </w:numPr>
      <w:spacing w:before="120" w:after="120" w:line="360" w:lineRule="auto"/>
      <w:ind w:left="432" w:hanging="432"/>
      <w:jc w:val="center"/>
      <w:outlineLvl w:val="0"/>
    </w:pPr>
    <w:rPr>
      <w:rFonts w:ascii="宋体" w:eastAsia="宋体" w:hAnsi="宋体"/>
      <w:b/>
      <w:kern w:val="44"/>
      <w:sz w:val="36"/>
    </w:rPr>
  </w:style>
  <w:style w:type="paragraph" w:styleId="2">
    <w:name w:val="heading 2"/>
    <w:basedOn w:val="a1"/>
    <w:next w:val="a1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1"/>
    <w:next w:val="a1"/>
    <w:semiHidden/>
    <w:unhideWhenUsed/>
    <w:qFormat/>
    <w:pPr>
      <w:keepNext/>
      <w:keepLines/>
      <w:numPr>
        <w:ilvl w:val="2"/>
        <w:numId w:val="2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1"/>
    <w:next w:val="a1"/>
    <w:semiHidden/>
    <w:unhideWhenUsed/>
    <w:qFormat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章标题"/>
    <w:basedOn w:val="1"/>
    <w:next w:val="a1"/>
    <w:qFormat/>
    <w:pPr>
      <w:numPr>
        <w:numId w:val="3"/>
      </w:numPr>
      <w:tabs>
        <w:tab w:val="left" w:pos="360"/>
      </w:tabs>
      <w:spacing w:before="240" w:after="60" w:line="400" w:lineRule="atLeast"/>
      <w:ind w:leftChars="50" w:left="105" w:rightChars="50" w:right="105" w:firstLineChars="200" w:firstLine="641"/>
    </w:pPr>
    <w:rPr>
      <w:rFonts w:ascii="Arial" w:hAnsi="Arial" w:cs="Arial" w:hint="eastAsia"/>
      <w:bCs/>
      <w:szCs w:val="36"/>
    </w:rPr>
  </w:style>
  <w:style w:type="paragraph" w:customStyle="1" w:styleId="a0">
    <w:name w:val="节标题"/>
    <w:basedOn w:val="2"/>
    <w:next w:val="a1"/>
    <w:qFormat/>
    <w:pPr>
      <w:numPr>
        <w:ilvl w:val="1"/>
        <w:numId w:val="2"/>
      </w:numPr>
    </w:pPr>
    <w:rPr>
      <w:rFonts w:ascii="黑体" w:hAnsi="黑体" w:hint="eastAsia"/>
      <w:iCs/>
      <w:kern w:val="28"/>
      <w:sz w:val="30"/>
      <w:lang w:val="en-GB"/>
    </w:rPr>
  </w:style>
  <w:style w:type="character" w:customStyle="1" w:styleId="10">
    <w:name w:val="标题 1 字符"/>
    <w:link w:val="1"/>
    <w:qFormat/>
    <w:rPr>
      <w:rFonts w:ascii="宋体" w:eastAsia="宋体" w:hAnsi="宋体"/>
      <w:b/>
      <w:kern w:val="44"/>
      <w:sz w:val="36"/>
      <w:lang w:val="en-US" w:eastAsia="zh-CN" w:bidi="ar-SA"/>
    </w:rPr>
  </w:style>
  <w:style w:type="paragraph" w:customStyle="1" w:styleId="a6">
    <w:name w:val="公式"/>
    <w:basedOn w:val="a1"/>
    <w:link w:val="2Char"/>
    <w:qFormat/>
    <w:pPr>
      <w:tabs>
        <w:tab w:val="center" w:pos="3770"/>
        <w:tab w:val="right" w:pos="8295"/>
      </w:tabs>
      <w:adjustRightInd w:val="0"/>
      <w:snapToGrid w:val="0"/>
      <w:ind w:left="57"/>
      <w:jc w:val="center"/>
    </w:pPr>
    <w:rPr>
      <w:rFonts w:ascii="Times New Roman" w:eastAsia="宋体" w:hAnsi="Times New Roman" w:hint="eastAsia"/>
      <w:position w:val="-68"/>
    </w:rPr>
  </w:style>
  <w:style w:type="character" w:customStyle="1" w:styleId="2Char">
    <w:name w:val="样式2 Char"/>
    <w:link w:val="a6"/>
    <w:qFormat/>
    <w:rPr>
      <w:rFonts w:ascii="Times New Roman" w:eastAsia="宋体" w:hAnsi="Times New Roman" w:hint="eastAsia"/>
      <w:position w:val="-68"/>
    </w:rPr>
  </w:style>
  <w:style w:type="paragraph" w:styleId="a7">
    <w:name w:val="List Paragraph"/>
    <w:basedOn w:val="a1"/>
    <w:uiPriority w:val="34"/>
    <w:qFormat/>
    <w:pPr>
      <w:ind w:firstLineChars="200" w:firstLine="420"/>
    </w:pPr>
  </w:style>
  <w:style w:type="paragraph" w:styleId="a8">
    <w:name w:val="Revision"/>
    <w:hidden/>
    <w:uiPriority w:val="99"/>
    <w:unhideWhenUsed/>
    <w:rsid w:val="009E5F91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3720</Words>
  <Characters>1695</Characters>
  <Application>Microsoft Office Word</Application>
  <DocSecurity>0</DocSecurity>
  <Lines>14</Lines>
  <Paragraphs>10</Paragraphs>
  <ScaleCrop>false</ScaleCrop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WPS_1641788618</dc:creator>
  <cp:lastModifiedBy>Lian Peter</cp:lastModifiedBy>
  <cp:revision>7</cp:revision>
  <cp:lastPrinted>2024-11-30T07:50:00Z</cp:lastPrinted>
  <dcterms:created xsi:type="dcterms:W3CDTF">2023-10-21T23:26:00Z</dcterms:created>
  <dcterms:modified xsi:type="dcterms:W3CDTF">2024-12-07T15:17:00Z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21CE01F5761A479893BECF380C0623D6_13</vt:lpwstr>
  </property>
</Properties>
</file>