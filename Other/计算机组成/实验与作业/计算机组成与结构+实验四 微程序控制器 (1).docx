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C51099" w14:textId="77777777" w:rsidR="000C251F" w:rsidRDefault="00177F60">
      <w:pPr>
        <w:jc w:val="center"/>
        <w:rPr>
          <w:rFonts w:ascii="黑体" w:eastAsia="黑体" w:hAnsi="黑体" w:cs="Times New Roman"/>
          <w:b/>
          <w:bCs/>
          <w:sz w:val="44"/>
          <w:szCs w:val="44"/>
        </w:rPr>
      </w:pPr>
      <w:r>
        <w:rPr>
          <w:rFonts w:ascii="黑体" w:eastAsia="黑体" w:hAnsi="黑体" w:cs="Times New Roman" w:hint="eastAsia"/>
          <w:b/>
          <w:bCs/>
          <w:sz w:val="44"/>
          <w:szCs w:val="44"/>
        </w:rPr>
        <w:t>桂林航天工业学院学生实验报告</w:t>
      </w:r>
    </w:p>
    <w:p w14:paraId="2E1A7EFF" w14:textId="77777777" w:rsidR="000C251F" w:rsidRDefault="00177F60">
      <w:pPr>
        <w:jc w:val="center"/>
        <w:rPr>
          <w:rFonts w:ascii="黑体" w:eastAsia="黑体" w:hAnsi="黑体" w:cs="Times New Roman"/>
          <w:b/>
          <w:bCs/>
          <w:sz w:val="44"/>
          <w:szCs w:val="44"/>
        </w:rPr>
      </w:pPr>
      <w:r>
        <w:rPr>
          <w:rFonts w:ascii="黑体" w:eastAsia="黑体" w:hAnsi="黑体" w:cs="Times New Roman" w:hint="eastAsia"/>
          <w:b/>
          <w:bCs/>
          <w:sz w:val="44"/>
          <w:szCs w:val="44"/>
        </w:rPr>
        <w:t>实验四</w:t>
      </w:r>
    </w:p>
    <w:tbl>
      <w:tblPr>
        <w:tblW w:w="5000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97"/>
        <w:gridCol w:w="54"/>
        <w:gridCol w:w="1413"/>
        <w:gridCol w:w="389"/>
        <w:gridCol w:w="1057"/>
        <w:gridCol w:w="1231"/>
        <w:gridCol w:w="1430"/>
        <w:gridCol w:w="1551"/>
      </w:tblGrid>
      <w:tr w:rsidR="000C251F" w14:paraId="385C407D" w14:textId="77777777">
        <w:trPr>
          <w:trHeight w:val="539"/>
          <w:jc w:val="center"/>
        </w:trPr>
        <w:tc>
          <w:tcPr>
            <w:tcW w:w="820" w:type="pct"/>
            <w:vAlign w:val="center"/>
          </w:tcPr>
          <w:p w14:paraId="4986C611" w14:textId="77777777" w:rsidR="000C251F" w:rsidRDefault="00177F60">
            <w:pPr>
              <w:jc w:val="center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宋体" w:hAnsi="宋体" w:hint="eastAsia"/>
                <w:color w:val="000000"/>
                <w:sz w:val="24"/>
                <w:szCs w:val="24"/>
              </w:rPr>
              <w:t>课程名称</w:t>
            </w:r>
          </w:p>
        </w:tc>
        <w:tc>
          <w:tcPr>
            <w:tcW w:w="1089" w:type="pct"/>
            <w:gridSpan w:val="3"/>
            <w:vAlign w:val="center"/>
          </w:tcPr>
          <w:p w14:paraId="52695450" w14:textId="77777777" w:rsidR="000C251F" w:rsidRDefault="00177F60">
            <w:pPr>
              <w:jc w:val="center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宋体" w:hAnsi="宋体" w:hint="eastAsia"/>
                <w:color w:val="000000"/>
                <w:sz w:val="24"/>
                <w:szCs w:val="24"/>
              </w:rPr>
              <w:t>计算机组成与结构</w:t>
            </w:r>
          </w:p>
        </w:tc>
        <w:tc>
          <w:tcPr>
            <w:tcW w:w="1342" w:type="pct"/>
            <w:gridSpan w:val="2"/>
            <w:vAlign w:val="center"/>
          </w:tcPr>
          <w:p w14:paraId="2DD46E9C" w14:textId="77777777" w:rsidR="000C251F" w:rsidRDefault="00177F60">
            <w:pPr>
              <w:jc w:val="center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宋体" w:hAnsi="宋体" w:hint="eastAsia"/>
                <w:color w:val="000000"/>
                <w:sz w:val="24"/>
                <w:szCs w:val="24"/>
              </w:rPr>
              <w:t>实验名称</w:t>
            </w:r>
          </w:p>
        </w:tc>
        <w:tc>
          <w:tcPr>
            <w:tcW w:w="1747" w:type="pct"/>
            <w:gridSpan w:val="2"/>
            <w:vAlign w:val="center"/>
          </w:tcPr>
          <w:p w14:paraId="49A41F94" w14:textId="77777777" w:rsidR="000C251F" w:rsidRDefault="00177F60">
            <w:pPr>
              <w:jc w:val="center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宋体" w:hAnsi="宋体"/>
                <w:color w:val="000000"/>
                <w:sz w:val="24"/>
                <w:szCs w:val="24"/>
              </w:rPr>
              <w:t>微程序控制器实验（</w:t>
            </w:r>
            <w:r>
              <w:rPr>
                <w:rFonts w:ascii="宋体" w:hAnsi="宋体"/>
                <w:color w:val="000000"/>
                <w:sz w:val="24"/>
                <w:szCs w:val="24"/>
              </w:rPr>
              <w:t>2</w:t>
            </w:r>
            <w:r>
              <w:rPr>
                <w:rFonts w:ascii="宋体" w:hAnsi="宋体"/>
                <w:color w:val="000000"/>
                <w:sz w:val="24"/>
                <w:szCs w:val="24"/>
              </w:rPr>
              <w:t>学时）</w:t>
            </w:r>
          </w:p>
        </w:tc>
      </w:tr>
      <w:tr w:rsidR="000C251F" w14:paraId="34039222" w14:textId="77777777">
        <w:trPr>
          <w:trHeight w:val="539"/>
          <w:jc w:val="center"/>
        </w:trPr>
        <w:tc>
          <w:tcPr>
            <w:tcW w:w="1909" w:type="pct"/>
            <w:gridSpan w:val="4"/>
            <w:vAlign w:val="center"/>
          </w:tcPr>
          <w:p w14:paraId="4622DF70" w14:textId="77777777" w:rsidR="000C251F" w:rsidRDefault="00177F60">
            <w:pPr>
              <w:jc w:val="center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宋体" w:hAnsi="宋体" w:hint="eastAsia"/>
                <w:color w:val="000000"/>
                <w:sz w:val="24"/>
                <w:szCs w:val="24"/>
              </w:rPr>
              <w:t>开课教学单位及实验室</w:t>
            </w:r>
          </w:p>
        </w:tc>
        <w:tc>
          <w:tcPr>
            <w:tcW w:w="1342" w:type="pct"/>
            <w:gridSpan w:val="2"/>
            <w:vAlign w:val="center"/>
          </w:tcPr>
          <w:p w14:paraId="42E2B855" w14:textId="77777777" w:rsidR="000C251F" w:rsidRDefault="00177F60">
            <w:pPr>
              <w:jc w:val="center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宋体" w:hAnsi="宋体" w:hint="eastAsia"/>
                <w:color w:val="000000"/>
                <w:sz w:val="24"/>
                <w:szCs w:val="24"/>
              </w:rPr>
              <w:t>计算机科学与工程学院</w:t>
            </w:r>
          </w:p>
        </w:tc>
        <w:tc>
          <w:tcPr>
            <w:tcW w:w="839" w:type="pct"/>
            <w:vAlign w:val="center"/>
          </w:tcPr>
          <w:p w14:paraId="0EC67D42" w14:textId="77777777" w:rsidR="000C251F" w:rsidRDefault="00177F60">
            <w:pPr>
              <w:jc w:val="center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宋体" w:hAnsi="宋体" w:hint="eastAsia"/>
                <w:color w:val="000000"/>
                <w:sz w:val="24"/>
                <w:szCs w:val="24"/>
              </w:rPr>
              <w:t>实验日期</w:t>
            </w:r>
          </w:p>
        </w:tc>
        <w:tc>
          <w:tcPr>
            <w:tcW w:w="908" w:type="pct"/>
            <w:vAlign w:val="center"/>
          </w:tcPr>
          <w:p w14:paraId="6FC0016C" w14:textId="77777777" w:rsidR="000C251F" w:rsidRDefault="00177F60">
            <w:pPr>
              <w:jc w:val="center"/>
              <w:rPr>
                <w:rFonts w:ascii="宋体" w:hAnsi="宋体"/>
                <w:color w:val="000000"/>
                <w:sz w:val="24"/>
                <w:szCs w:val="24"/>
              </w:rPr>
            </w:pPr>
            <w:ins w:id="0" w:author="紫猫" w:date="2024-11-19T14:36:00Z">
              <w:r>
                <w:rPr>
                  <w:rFonts w:ascii="宋体" w:hAnsi="宋体" w:hint="eastAsia"/>
                  <w:color w:val="000000"/>
                  <w:sz w:val="24"/>
                  <w:szCs w:val="24"/>
                </w:rPr>
                <w:t>2024.11.12</w:t>
              </w:r>
            </w:ins>
          </w:p>
        </w:tc>
      </w:tr>
      <w:tr w:rsidR="000C251F" w14:paraId="2599A91C" w14:textId="77777777">
        <w:trPr>
          <w:trHeight w:val="539"/>
          <w:jc w:val="center"/>
        </w:trPr>
        <w:tc>
          <w:tcPr>
            <w:tcW w:w="852" w:type="pct"/>
            <w:gridSpan w:val="2"/>
            <w:vAlign w:val="center"/>
          </w:tcPr>
          <w:p w14:paraId="0809EC9C" w14:textId="77777777" w:rsidR="000C251F" w:rsidRDefault="00177F60">
            <w:pPr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宋体" w:hAnsi="宋体" w:hint="eastAsia"/>
                <w:color w:val="000000"/>
                <w:sz w:val="24"/>
                <w:szCs w:val="24"/>
              </w:rPr>
              <w:t>学生姓名</w:t>
            </w:r>
          </w:p>
        </w:tc>
        <w:tc>
          <w:tcPr>
            <w:tcW w:w="829" w:type="pct"/>
            <w:vAlign w:val="center"/>
          </w:tcPr>
          <w:p w14:paraId="7FC6D05E" w14:textId="692DFAED" w:rsidR="000C251F" w:rsidRDefault="00177F60">
            <w:pPr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宋体" w:hAnsi="宋体" w:hint="eastAsia"/>
                <w:color w:val="000000"/>
                <w:sz w:val="24"/>
                <w:szCs w:val="24"/>
              </w:rPr>
              <w:t>廉振威</w:t>
            </w:r>
          </w:p>
        </w:tc>
        <w:tc>
          <w:tcPr>
            <w:tcW w:w="848" w:type="pct"/>
            <w:gridSpan w:val="2"/>
            <w:vAlign w:val="center"/>
          </w:tcPr>
          <w:p w14:paraId="0934B318" w14:textId="77777777" w:rsidR="000C251F" w:rsidRDefault="00177F60">
            <w:pPr>
              <w:jc w:val="center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宋体" w:hAnsi="宋体" w:hint="eastAsia"/>
                <w:color w:val="000000"/>
                <w:sz w:val="24"/>
                <w:szCs w:val="24"/>
              </w:rPr>
              <w:t>学号</w:t>
            </w:r>
          </w:p>
        </w:tc>
        <w:tc>
          <w:tcPr>
            <w:tcW w:w="722" w:type="pct"/>
            <w:vAlign w:val="center"/>
          </w:tcPr>
          <w:p w14:paraId="45C74675" w14:textId="3ED8CE68" w:rsidR="000C251F" w:rsidRDefault="00177F60" w:rsidP="00177F60">
            <w:pPr>
              <w:rPr>
                <w:rFonts w:ascii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hAnsi="宋体" w:hint="eastAsia"/>
                <w:color w:val="000000"/>
                <w:sz w:val="24"/>
                <w:szCs w:val="24"/>
              </w:rPr>
              <w:t>2023070030615</w:t>
            </w:r>
          </w:p>
        </w:tc>
        <w:tc>
          <w:tcPr>
            <w:tcW w:w="839" w:type="pct"/>
            <w:vAlign w:val="center"/>
          </w:tcPr>
          <w:p w14:paraId="08E6CCD3" w14:textId="77777777" w:rsidR="000C251F" w:rsidRDefault="00177F60">
            <w:pPr>
              <w:jc w:val="center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宋体" w:hAnsi="宋体" w:hint="eastAsia"/>
                <w:color w:val="000000"/>
                <w:sz w:val="24"/>
                <w:szCs w:val="24"/>
              </w:rPr>
              <w:t>专业班级</w:t>
            </w:r>
          </w:p>
        </w:tc>
        <w:tc>
          <w:tcPr>
            <w:tcW w:w="908" w:type="pct"/>
            <w:vAlign w:val="center"/>
          </w:tcPr>
          <w:p w14:paraId="194C77B9" w14:textId="77777777" w:rsidR="000C251F" w:rsidRDefault="00177F60">
            <w:pPr>
              <w:jc w:val="center"/>
              <w:rPr>
                <w:rFonts w:ascii="宋体" w:hAnsi="宋体"/>
                <w:color w:val="000000"/>
                <w:sz w:val="24"/>
                <w:szCs w:val="24"/>
              </w:rPr>
            </w:pPr>
            <w:ins w:id="1" w:author="紫猫" w:date="2024-11-19T14:36:00Z">
              <w:r>
                <w:rPr>
                  <w:rFonts w:ascii="宋体" w:hAnsi="宋体" w:hint="eastAsia"/>
                  <w:color w:val="000000"/>
                  <w:sz w:val="24"/>
                  <w:szCs w:val="24"/>
                </w:rPr>
                <w:t>23</w:t>
              </w:r>
              <w:r>
                <w:rPr>
                  <w:rFonts w:ascii="宋体" w:hAnsi="宋体" w:hint="eastAsia"/>
                  <w:color w:val="000000"/>
                  <w:sz w:val="24"/>
                  <w:szCs w:val="24"/>
                </w:rPr>
                <w:t>级软件工程</w:t>
              </w:r>
              <w:r>
                <w:rPr>
                  <w:rFonts w:ascii="宋体" w:hAnsi="宋体" w:hint="eastAsia"/>
                  <w:color w:val="000000"/>
                  <w:sz w:val="24"/>
                  <w:szCs w:val="24"/>
                </w:rPr>
                <w:t>6</w:t>
              </w:r>
              <w:r>
                <w:rPr>
                  <w:rFonts w:ascii="宋体" w:hAnsi="宋体" w:hint="eastAsia"/>
                  <w:color w:val="000000"/>
                  <w:sz w:val="24"/>
                  <w:szCs w:val="24"/>
                </w:rPr>
                <w:t>班</w:t>
              </w:r>
            </w:ins>
          </w:p>
        </w:tc>
      </w:tr>
      <w:tr w:rsidR="000C251F" w14:paraId="4B49C43E" w14:textId="77777777">
        <w:trPr>
          <w:trHeight w:val="539"/>
          <w:jc w:val="center"/>
        </w:trPr>
        <w:tc>
          <w:tcPr>
            <w:tcW w:w="1909" w:type="pct"/>
            <w:gridSpan w:val="4"/>
            <w:vAlign w:val="center"/>
          </w:tcPr>
          <w:p w14:paraId="12F953CB" w14:textId="77777777" w:rsidR="000C251F" w:rsidRDefault="00177F60">
            <w:pPr>
              <w:jc w:val="center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宋体" w:hAnsi="宋体" w:hint="eastAsia"/>
                <w:color w:val="000000"/>
                <w:sz w:val="24"/>
                <w:szCs w:val="24"/>
              </w:rPr>
              <w:t>指导教师</w:t>
            </w:r>
          </w:p>
        </w:tc>
        <w:tc>
          <w:tcPr>
            <w:tcW w:w="1342" w:type="pct"/>
            <w:gridSpan w:val="2"/>
            <w:vAlign w:val="center"/>
          </w:tcPr>
          <w:p w14:paraId="02104434" w14:textId="77777777" w:rsidR="000C251F" w:rsidRDefault="00177F60">
            <w:pPr>
              <w:jc w:val="center"/>
              <w:rPr>
                <w:rFonts w:ascii="宋体" w:hAnsi="宋体"/>
                <w:color w:val="000000"/>
                <w:sz w:val="24"/>
                <w:szCs w:val="24"/>
              </w:rPr>
            </w:pPr>
            <w:ins w:id="2" w:author="紫猫" w:date="2024-11-19T14:36:00Z">
              <w:r>
                <w:rPr>
                  <w:rFonts w:ascii="宋体" w:hAnsi="宋体" w:hint="eastAsia"/>
                  <w:color w:val="000000"/>
                  <w:sz w:val="24"/>
                  <w:szCs w:val="24"/>
                </w:rPr>
                <w:t>张亚红</w:t>
              </w:r>
            </w:ins>
          </w:p>
        </w:tc>
        <w:tc>
          <w:tcPr>
            <w:tcW w:w="839" w:type="pct"/>
            <w:vAlign w:val="center"/>
          </w:tcPr>
          <w:p w14:paraId="45152DDF" w14:textId="77777777" w:rsidR="000C251F" w:rsidRDefault="00177F60">
            <w:pPr>
              <w:jc w:val="center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宋体" w:hAnsi="宋体" w:hint="eastAsia"/>
                <w:color w:val="000000"/>
                <w:sz w:val="24"/>
                <w:szCs w:val="24"/>
              </w:rPr>
              <w:t>实验成绩</w:t>
            </w:r>
          </w:p>
        </w:tc>
        <w:tc>
          <w:tcPr>
            <w:tcW w:w="908" w:type="pct"/>
            <w:vAlign w:val="center"/>
          </w:tcPr>
          <w:p w14:paraId="588D9995" w14:textId="77777777" w:rsidR="000C251F" w:rsidRDefault="000C251F">
            <w:pPr>
              <w:jc w:val="center"/>
              <w:rPr>
                <w:rFonts w:ascii="宋体" w:hAnsi="宋体"/>
                <w:color w:val="000000"/>
                <w:sz w:val="24"/>
                <w:szCs w:val="24"/>
              </w:rPr>
            </w:pPr>
          </w:p>
        </w:tc>
      </w:tr>
      <w:tr w:rsidR="000C251F" w14:paraId="072E0603" w14:textId="77777777">
        <w:trPr>
          <w:jc w:val="center"/>
        </w:trPr>
        <w:tc>
          <w:tcPr>
            <w:tcW w:w="1909" w:type="pct"/>
            <w:gridSpan w:val="4"/>
            <w:vAlign w:val="center"/>
          </w:tcPr>
          <w:p w14:paraId="67FA5391" w14:textId="77777777" w:rsidR="000C251F" w:rsidRDefault="00177F60">
            <w:pPr>
              <w:jc w:val="center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szCs w:val="24"/>
              </w:rPr>
              <w:t>实验目的</w:t>
            </w:r>
          </w:p>
        </w:tc>
        <w:tc>
          <w:tcPr>
            <w:tcW w:w="3090" w:type="pct"/>
            <w:gridSpan w:val="4"/>
            <w:vAlign w:val="center"/>
          </w:tcPr>
          <w:p w14:paraId="0964C1BD" w14:textId="77777777" w:rsidR="000C251F" w:rsidRDefault="00177F60">
            <w:pPr>
              <w:numPr>
                <w:ilvl w:val="0"/>
                <w:numId w:val="4"/>
              </w:numPr>
              <w:tabs>
                <w:tab w:val="left" w:pos="720"/>
              </w:tabs>
              <w:rPr>
                <w:rFonts w:ascii="宋体" w:eastAsia="宋体" w:hAnsi="宋体" w:cs="Times New Roman"/>
                <w:b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szCs w:val="24"/>
              </w:rPr>
              <w:t>掌握微程序控制器的组成原理和工作过程</w:t>
            </w:r>
          </w:p>
          <w:p w14:paraId="79691DE3" w14:textId="77777777" w:rsidR="000C251F" w:rsidRDefault="00177F60">
            <w:pPr>
              <w:numPr>
                <w:ilvl w:val="0"/>
                <w:numId w:val="4"/>
              </w:numPr>
              <w:tabs>
                <w:tab w:val="left" w:pos="720"/>
              </w:tabs>
              <w:rPr>
                <w:rFonts w:ascii="宋体" w:eastAsia="宋体" w:hAnsi="宋体" w:cs="Times New Roman"/>
                <w:b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szCs w:val="24"/>
              </w:rPr>
              <w:t>理解微指令和微程序的概念，理解微指令和计算机指令的区别与联系</w:t>
            </w:r>
          </w:p>
          <w:p w14:paraId="50AC9070" w14:textId="77777777" w:rsidR="000C251F" w:rsidRDefault="00177F60">
            <w:pPr>
              <w:numPr>
                <w:ilvl w:val="0"/>
                <w:numId w:val="4"/>
              </w:numPr>
              <w:tabs>
                <w:tab w:val="left" w:pos="720"/>
              </w:tabs>
              <w:rPr>
                <w:rFonts w:ascii="宋体" w:eastAsia="宋体" w:hAnsi="宋体" w:cs="Times New Roman"/>
                <w:b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szCs w:val="24"/>
              </w:rPr>
              <w:t>掌握指令操作码如何控制微程序跳转</w:t>
            </w:r>
          </w:p>
        </w:tc>
      </w:tr>
      <w:tr w:rsidR="000C251F" w14:paraId="679E93BC" w14:textId="77777777">
        <w:trPr>
          <w:jc w:val="center"/>
        </w:trPr>
        <w:tc>
          <w:tcPr>
            <w:tcW w:w="1909" w:type="pct"/>
            <w:gridSpan w:val="4"/>
            <w:vAlign w:val="center"/>
          </w:tcPr>
          <w:p w14:paraId="0BA95518" w14:textId="77777777" w:rsidR="000C251F" w:rsidRDefault="00177F60">
            <w:pPr>
              <w:jc w:val="center"/>
              <w:rPr>
                <w:rFonts w:ascii="Times New Roman" w:eastAsia="宋体" w:hAnsi="Times New Roman" w:cs="Times New Roman"/>
                <w:color w:val="000000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szCs w:val="24"/>
              </w:rPr>
              <w:t>实验要求</w:t>
            </w:r>
          </w:p>
        </w:tc>
        <w:tc>
          <w:tcPr>
            <w:tcW w:w="3090" w:type="pct"/>
            <w:gridSpan w:val="4"/>
            <w:vAlign w:val="center"/>
          </w:tcPr>
          <w:p w14:paraId="7A322F70" w14:textId="77777777" w:rsidR="000C251F" w:rsidRDefault="00177F60">
            <w:pPr>
              <w:numPr>
                <w:ilvl w:val="0"/>
                <w:numId w:val="5"/>
              </w:numPr>
              <w:tabs>
                <w:tab w:val="left" w:pos="720"/>
              </w:tabs>
              <w:rPr>
                <w:rFonts w:ascii="宋体" w:eastAsia="宋体" w:hAnsi="宋体" w:cs="Times New Roman"/>
                <w:b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szCs w:val="24"/>
              </w:rPr>
              <w:t>做好预习，复习微指令的格式和微指令控制器中各部件发挥的作用，了解实验中用到的器件和使用方法</w:t>
            </w:r>
          </w:p>
          <w:p w14:paraId="7252E4F4" w14:textId="77777777" w:rsidR="000C251F" w:rsidRDefault="00177F60">
            <w:pPr>
              <w:numPr>
                <w:ilvl w:val="0"/>
                <w:numId w:val="5"/>
              </w:numPr>
              <w:tabs>
                <w:tab w:val="left" w:pos="720"/>
              </w:tabs>
              <w:rPr>
                <w:rFonts w:ascii="宋体" w:eastAsia="宋体" w:hAnsi="宋体" w:cs="Times New Roman"/>
                <w:b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szCs w:val="24"/>
              </w:rPr>
              <w:t>按步骤完成实验，独立分析，按要求作好记录</w:t>
            </w:r>
          </w:p>
          <w:p w14:paraId="71265BD9" w14:textId="77777777" w:rsidR="000C251F" w:rsidRDefault="00177F60">
            <w:pPr>
              <w:numPr>
                <w:ilvl w:val="0"/>
                <w:numId w:val="5"/>
              </w:numPr>
              <w:tabs>
                <w:tab w:val="left" w:pos="720"/>
              </w:tabs>
              <w:rPr>
                <w:rFonts w:ascii="宋体" w:eastAsia="宋体" w:hAnsi="宋体" w:cs="Times New Roman"/>
                <w:b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szCs w:val="24"/>
              </w:rPr>
              <w:t>完成实验报告</w:t>
            </w:r>
          </w:p>
        </w:tc>
      </w:tr>
      <w:tr w:rsidR="000C251F" w14:paraId="039CEE63" w14:textId="77777777">
        <w:trPr>
          <w:jc w:val="center"/>
        </w:trPr>
        <w:tc>
          <w:tcPr>
            <w:tcW w:w="5000" w:type="pct"/>
            <w:gridSpan w:val="8"/>
            <w:vAlign w:val="center"/>
          </w:tcPr>
          <w:p w14:paraId="49966F89" w14:textId="77777777" w:rsidR="000C251F" w:rsidRDefault="00177F60">
            <w:pPr>
              <w:rPr>
                <w:rFonts w:ascii="Times New Roman" w:eastAsia="黑体" w:hAnsi="Times New Roman" w:cs="Times New Roman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sz w:val="24"/>
                <w:szCs w:val="24"/>
              </w:rPr>
              <w:t>一、实验电路</w:t>
            </w:r>
          </w:p>
          <w:p w14:paraId="2B41A540" w14:textId="77777777" w:rsidR="000C251F" w:rsidRDefault="00177F60">
            <w:pPr>
              <w:numPr>
                <w:ilvl w:val="0"/>
                <w:numId w:val="6"/>
              </w:num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功能器件</w:t>
            </w:r>
          </w:p>
          <w:tbl>
            <w:tblPr>
              <w:tblStyle w:val="a9"/>
              <w:tblW w:w="9738" w:type="dxa"/>
              <w:tblInd w:w="0" w:type="dxa"/>
              <w:tblLayout w:type="fixed"/>
              <w:tblCellMar>
                <w:left w:w="108" w:type="dxa"/>
                <w:right w:w="108" w:type="dxa"/>
              </w:tblCellMar>
              <w:tblLook w:val="04A0" w:firstRow="1" w:lastRow="0" w:firstColumn="1" w:lastColumn="0" w:noHBand="0" w:noVBand="1"/>
            </w:tblPr>
            <w:tblGrid>
              <w:gridCol w:w="1829"/>
              <w:gridCol w:w="2455"/>
              <w:gridCol w:w="5454"/>
            </w:tblGrid>
            <w:tr w:rsidR="000C251F" w14:paraId="13570F6B" w14:textId="77777777">
              <w:tc>
                <w:tcPr>
                  <w:tcW w:w="1829" w:type="dxa"/>
                </w:tcPr>
                <w:p w14:paraId="106D50DC" w14:textId="77777777" w:rsidR="000C251F" w:rsidRDefault="00177F60">
                  <w:pPr>
                    <w:rPr>
                      <w:rFonts w:ascii="Times New Roman" w:eastAsia="宋体" w:hAnsi="Times New Roman" w:cs="Times New Roman"/>
                    </w:rPr>
                  </w:pPr>
                  <w:r>
                    <w:rPr>
                      <w:rFonts w:ascii="Times New Roman" w:eastAsia="宋体" w:hAnsi="Times New Roman" w:cs="Times New Roman" w:hint="eastAsia"/>
                    </w:rPr>
                    <w:t xml:space="preserve">EPROM2716C3 </w:t>
                  </w:r>
                </w:p>
              </w:tc>
              <w:tc>
                <w:tcPr>
                  <w:tcW w:w="2455" w:type="dxa"/>
                </w:tcPr>
                <w:p w14:paraId="4CC3BBC6" w14:textId="77777777" w:rsidR="000C251F" w:rsidRDefault="00177F60">
                  <w:pPr>
                    <w:rPr>
                      <w:rFonts w:ascii="Times New Roman" w:eastAsia="宋体" w:hAnsi="Times New Roman" w:cs="Times New Roman"/>
                    </w:rPr>
                  </w:pPr>
                  <w:r>
                    <w:rPr>
                      <w:rFonts w:ascii="Times New Roman" w:eastAsia="宋体" w:hAnsi="Times New Roman" w:cs="Times New Roman" w:hint="eastAsia"/>
                    </w:rPr>
                    <w:t>2Kx24 EPROM</w:t>
                  </w:r>
                </w:p>
              </w:tc>
              <w:tc>
                <w:tcPr>
                  <w:tcW w:w="5454" w:type="dxa"/>
                </w:tcPr>
                <w:p w14:paraId="0C076915" w14:textId="77777777" w:rsidR="000C251F" w:rsidRDefault="00177F60">
                  <w:pPr>
                    <w:rPr>
                      <w:rFonts w:ascii="Times New Roman" w:eastAsia="宋体" w:hAnsi="Times New Roman" w:cs="Times New Roman"/>
                    </w:rPr>
                  </w:pPr>
                  <w:r>
                    <w:rPr>
                      <w:rFonts w:ascii="Times New Roman" w:eastAsia="宋体" w:hAnsi="Times New Roman" w:cs="Times New Roman"/>
                      <w:noProof/>
                    </w:rPr>
                    <w:drawing>
                      <wp:inline distT="0" distB="0" distL="114300" distR="114300" wp14:anchorId="4E6CE334" wp14:editId="42553129">
                        <wp:extent cx="3192780" cy="605790"/>
                        <wp:effectExtent l="0" t="0" r="7620" b="3810"/>
                        <wp:docPr id="232" name="图片 2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2" name="图片 23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2780" cy="60579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C251F" w14:paraId="3E98F5FB" w14:textId="77777777">
              <w:tc>
                <w:tcPr>
                  <w:tcW w:w="1829" w:type="dxa"/>
                </w:tcPr>
                <w:p w14:paraId="0DF7259C" w14:textId="77777777" w:rsidR="000C251F" w:rsidRDefault="00177F60">
                  <w:pPr>
                    <w:rPr>
                      <w:rFonts w:ascii="Times New Roman" w:eastAsia="宋体" w:hAnsi="Times New Roman" w:cs="Times New Roman"/>
                    </w:rPr>
                  </w:pPr>
                  <w:r>
                    <w:rPr>
                      <w:rFonts w:ascii="Times New Roman" w:eastAsia="宋体" w:hAnsi="Times New Roman" w:cs="Times New Roman" w:hint="eastAsia"/>
                    </w:rPr>
                    <w:t xml:space="preserve">SequeTimer </w:t>
                  </w:r>
                </w:p>
              </w:tc>
              <w:tc>
                <w:tcPr>
                  <w:tcW w:w="2455" w:type="dxa"/>
                </w:tcPr>
                <w:p w14:paraId="5D6A8BD1" w14:textId="77777777" w:rsidR="000C251F" w:rsidRDefault="00177F60">
                  <w:pPr>
                    <w:rPr>
                      <w:rFonts w:ascii="Times New Roman" w:eastAsia="宋体" w:hAnsi="Times New Roman" w:cs="Times New Roman"/>
                    </w:rPr>
                  </w:pPr>
                  <w:r>
                    <w:rPr>
                      <w:rFonts w:ascii="Times New Roman" w:eastAsia="宋体" w:hAnsi="Times New Roman" w:cs="Times New Roman" w:hint="eastAsia"/>
                    </w:rPr>
                    <w:t>时钟发生器</w:t>
                  </w:r>
                </w:p>
              </w:tc>
              <w:tc>
                <w:tcPr>
                  <w:tcW w:w="5454" w:type="dxa"/>
                </w:tcPr>
                <w:p w14:paraId="5B82A8F7" w14:textId="77777777" w:rsidR="000C251F" w:rsidRDefault="00177F60">
                  <w:pPr>
                    <w:rPr>
                      <w:rFonts w:ascii="Times New Roman" w:eastAsia="宋体" w:hAnsi="Times New Roman" w:cs="Times New Roman"/>
                    </w:rPr>
                  </w:pPr>
                  <w:r>
                    <w:rPr>
                      <w:rFonts w:ascii="Times New Roman" w:eastAsia="宋体" w:hAnsi="Times New Roman" w:cs="Times New Roman"/>
                      <w:noProof/>
                    </w:rPr>
                    <w:drawing>
                      <wp:inline distT="0" distB="0" distL="114300" distR="114300" wp14:anchorId="594BC19E" wp14:editId="4A4FAE6D">
                        <wp:extent cx="1028700" cy="714375"/>
                        <wp:effectExtent l="0" t="0" r="0" b="9525"/>
                        <wp:docPr id="233" name="图片 2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3" name="图片 23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28700" cy="714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C251F" w14:paraId="165DB6B5" w14:textId="77777777">
              <w:tc>
                <w:tcPr>
                  <w:tcW w:w="1829" w:type="dxa"/>
                </w:tcPr>
                <w:p w14:paraId="0D216764" w14:textId="77777777" w:rsidR="000C251F" w:rsidRDefault="00177F60">
                  <w:pPr>
                    <w:rPr>
                      <w:rFonts w:ascii="Times New Roman" w:eastAsia="宋体" w:hAnsi="Times New Roman" w:cs="Times New Roman"/>
                    </w:rPr>
                  </w:pPr>
                  <w:r>
                    <w:rPr>
                      <w:rFonts w:ascii="Times New Roman" w:eastAsia="宋体" w:hAnsi="Times New Roman" w:cs="Times New Roman"/>
                    </w:rPr>
                    <w:t>74LS175</w:t>
                  </w:r>
                  <w:r>
                    <w:rPr>
                      <w:rFonts w:ascii="Times New Roman" w:eastAsia="宋体" w:hAnsi="Times New Roman" w:cs="Times New Roman" w:hint="eastAsia"/>
                    </w:rPr>
                    <w:t xml:space="preserve"> </w:t>
                  </w:r>
                </w:p>
              </w:tc>
              <w:tc>
                <w:tcPr>
                  <w:tcW w:w="2455" w:type="dxa"/>
                </w:tcPr>
                <w:p w14:paraId="55882C90" w14:textId="77777777" w:rsidR="000C251F" w:rsidRDefault="00177F60">
                  <w:pPr>
                    <w:rPr>
                      <w:rFonts w:ascii="Times New Roman" w:eastAsia="宋体" w:hAnsi="Times New Roman" w:cs="Times New Roman"/>
                    </w:rPr>
                  </w:pPr>
                  <w:r>
                    <w:rPr>
                      <w:rFonts w:ascii="Times New Roman" w:eastAsia="宋体" w:hAnsi="Times New Roman" w:cs="Times New Roman" w:hint="eastAsia"/>
                    </w:rPr>
                    <w:t>4</w:t>
                  </w:r>
                  <w:r>
                    <w:rPr>
                      <w:rFonts w:ascii="Times New Roman" w:eastAsia="宋体" w:hAnsi="Times New Roman" w:cs="Times New Roman" w:hint="eastAsia"/>
                    </w:rPr>
                    <w:t>位数据锁存器</w:t>
                  </w:r>
                </w:p>
              </w:tc>
              <w:tc>
                <w:tcPr>
                  <w:tcW w:w="5454" w:type="dxa"/>
                </w:tcPr>
                <w:p w14:paraId="642263DB" w14:textId="77777777" w:rsidR="000C251F" w:rsidRDefault="00177F60">
                  <w:pPr>
                    <w:rPr>
                      <w:rFonts w:ascii="Times New Roman" w:eastAsia="宋体" w:hAnsi="Times New Roman" w:cs="Times New Roman"/>
                    </w:rPr>
                  </w:pPr>
                  <w:r>
                    <w:rPr>
                      <w:rFonts w:ascii="Times New Roman" w:eastAsia="宋体" w:hAnsi="Times New Roman" w:cs="Times New Roman"/>
                      <w:noProof/>
                    </w:rPr>
                    <w:drawing>
                      <wp:inline distT="0" distB="0" distL="114300" distR="114300" wp14:anchorId="6DE3783E" wp14:editId="4A88CAE6">
                        <wp:extent cx="1109980" cy="638810"/>
                        <wp:effectExtent l="0" t="0" r="7620" b="8890"/>
                        <wp:docPr id="234" name="图片 2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4" name="图片 23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09980" cy="6388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C251F" w14:paraId="2320EB0C" w14:textId="77777777">
              <w:tc>
                <w:tcPr>
                  <w:tcW w:w="1829" w:type="dxa"/>
                </w:tcPr>
                <w:p w14:paraId="2436F1AE" w14:textId="77777777" w:rsidR="000C251F" w:rsidRDefault="00177F60">
                  <w:pPr>
                    <w:rPr>
                      <w:rFonts w:ascii="Times New Roman" w:eastAsia="宋体" w:hAnsi="Times New Roman" w:cs="Times New Roman"/>
                    </w:rPr>
                  </w:pPr>
                  <w:r>
                    <w:rPr>
                      <w:rFonts w:ascii="Times New Roman" w:eastAsia="宋体" w:hAnsi="Times New Roman" w:cs="Times New Roman" w:hint="eastAsia"/>
                    </w:rPr>
                    <w:t>ORgate</w:t>
                  </w:r>
                </w:p>
              </w:tc>
              <w:tc>
                <w:tcPr>
                  <w:tcW w:w="2455" w:type="dxa"/>
                </w:tcPr>
                <w:p w14:paraId="6AE27554" w14:textId="77777777" w:rsidR="000C251F" w:rsidRDefault="00177F60">
                  <w:pPr>
                    <w:rPr>
                      <w:rFonts w:ascii="Times New Roman" w:eastAsia="宋体" w:hAnsi="Times New Roman" w:cs="Times New Roman"/>
                    </w:rPr>
                  </w:pPr>
                  <w:r>
                    <w:rPr>
                      <w:rFonts w:ascii="Times New Roman" w:eastAsia="宋体" w:hAnsi="Times New Roman" w:cs="Times New Roman" w:hint="eastAsia"/>
                    </w:rPr>
                    <w:t>或门</w:t>
                  </w:r>
                </w:p>
              </w:tc>
              <w:tc>
                <w:tcPr>
                  <w:tcW w:w="5454" w:type="dxa"/>
                </w:tcPr>
                <w:p w14:paraId="0CBBFE8C" w14:textId="77777777" w:rsidR="000C251F" w:rsidRDefault="00177F60">
                  <w:pPr>
                    <w:rPr>
                      <w:rFonts w:ascii="Times New Roman" w:eastAsia="宋体" w:hAnsi="Times New Roman" w:cs="Times New Roman"/>
                    </w:rPr>
                  </w:pPr>
                  <w:r>
                    <w:rPr>
                      <w:rFonts w:ascii="Times New Roman" w:eastAsia="宋体" w:hAnsi="Times New Roman" w:cs="Times New Roman"/>
                      <w:noProof/>
                    </w:rPr>
                    <w:drawing>
                      <wp:inline distT="0" distB="0" distL="114300" distR="114300" wp14:anchorId="7CDCB470" wp14:editId="3A03398E">
                        <wp:extent cx="533400" cy="371475"/>
                        <wp:effectExtent l="0" t="0" r="0" b="9525"/>
                        <wp:docPr id="235" name="图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5" name="图片 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3400" cy="3714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C251F" w14:paraId="20621128" w14:textId="77777777">
              <w:trPr>
                <w:trHeight w:val="1169"/>
              </w:trPr>
              <w:tc>
                <w:tcPr>
                  <w:tcW w:w="1829" w:type="dxa"/>
                </w:tcPr>
                <w:p w14:paraId="40E5E8F3" w14:textId="77777777" w:rsidR="000C251F" w:rsidRDefault="00177F60">
                  <w:pPr>
                    <w:rPr>
                      <w:rFonts w:ascii="Times New Roman" w:eastAsia="宋体" w:hAnsi="Times New Roman" w:cs="Times New Roman"/>
                    </w:rPr>
                  </w:pPr>
                  <w:r>
                    <w:rPr>
                      <w:rFonts w:ascii="Times New Roman" w:eastAsia="宋体" w:hAnsi="Times New Roman" w:cs="Times New Roman" w:hint="eastAsia"/>
                    </w:rPr>
                    <w:t>ContinuousPulse</w:t>
                  </w:r>
                </w:p>
              </w:tc>
              <w:tc>
                <w:tcPr>
                  <w:tcW w:w="2455" w:type="dxa"/>
                </w:tcPr>
                <w:p w14:paraId="4F2697F4" w14:textId="77777777" w:rsidR="000C251F" w:rsidRDefault="00177F60">
                  <w:pPr>
                    <w:rPr>
                      <w:rFonts w:ascii="Times New Roman" w:eastAsia="宋体" w:hAnsi="Times New Roman" w:cs="Times New Roman"/>
                    </w:rPr>
                  </w:pPr>
                  <w:r>
                    <w:rPr>
                      <w:rFonts w:ascii="Times New Roman" w:eastAsia="宋体" w:hAnsi="Times New Roman" w:cs="Times New Roman" w:hint="eastAsia"/>
                    </w:rPr>
                    <w:t>连续脉冲发生器</w:t>
                  </w:r>
                </w:p>
              </w:tc>
              <w:tc>
                <w:tcPr>
                  <w:tcW w:w="5454" w:type="dxa"/>
                </w:tcPr>
                <w:p w14:paraId="16A05824" w14:textId="77777777" w:rsidR="000C251F" w:rsidRDefault="00177F60">
                  <w:pPr>
                    <w:rPr>
                      <w:rFonts w:ascii="Times New Roman" w:eastAsia="宋体" w:hAnsi="Times New Roman" w:cs="Times New Roman"/>
                    </w:rPr>
                  </w:pPr>
                  <w:r>
                    <w:rPr>
                      <w:rFonts w:ascii="Times New Roman" w:eastAsia="宋体" w:hAnsi="Times New Roman" w:cs="Times New Roman"/>
                      <w:noProof/>
                    </w:rPr>
                    <w:drawing>
                      <wp:inline distT="0" distB="0" distL="114300" distR="114300" wp14:anchorId="28C3C2A5" wp14:editId="790F0769">
                        <wp:extent cx="295275" cy="495300"/>
                        <wp:effectExtent l="0" t="0" r="9525" b="0"/>
                        <wp:docPr id="236" name="图片 2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6" name="图片 23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5275" cy="4953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D38E839" w14:textId="77777777" w:rsidR="000C251F" w:rsidRDefault="000C251F">
            <w:pPr>
              <w:rPr>
                <w:rFonts w:ascii="Calibri" w:eastAsia="宋体" w:hAnsi="Calibri" w:cs="Times New Roman"/>
              </w:rPr>
            </w:pPr>
          </w:p>
          <w:p w14:paraId="3B31B17E" w14:textId="77777777" w:rsidR="000C251F" w:rsidRDefault="00177F60">
            <w:pPr>
              <w:rPr>
                <w:rFonts w:ascii="Calibri" w:eastAsia="宋体" w:hAnsi="Calibri" w:cs="Times New Roman"/>
                <w:color w:val="366091"/>
                <w:sz w:val="18"/>
                <w:szCs w:val="21"/>
              </w:rPr>
            </w:pPr>
            <w:r>
              <w:rPr>
                <w:rFonts w:ascii="Calibri" w:eastAsia="宋体" w:hAnsi="Calibri" w:cs="Times New Roman"/>
                <w:noProof/>
              </w:rPr>
              <w:lastRenderedPageBreak/>
              <w:drawing>
                <wp:anchor distT="0" distB="0" distL="114300" distR="114300" simplePos="0" relativeHeight="251660288" behindDoc="0" locked="0" layoutInCell="1" allowOverlap="1" wp14:anchorId="509C2E52" wp14:editId="12A9DE47">
                  <wp:simplePos x="0" y="0"/>
                  <wp:positionH relativeFrom="column">
                    <wp:posOffset>-61595</wp:posOffset>
                  </wp:positionH>
                  <wp:positionV relativeFrom="paragraph">
                    <wp:posOffset>-4366895</wp:posOffset>
                  </wp:positionV>
                  <wp:extent cx="5961380" cy="5252085"/>
                  <wp:effectExtent l="0" t="0" r="0" b="0"/>
                  <wp:wrapTopAndBottom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1380" cy="5252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C730011" w14:textId="77777777" w:rsidR="000C251F" w:rsidRDefault="00177F60">
            <w:pPr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图</w:t>
            </w:r>
            <w:r>
              <w:rPr>
                <w:rFonts w:ascii="宋体" w:eastAsia="宋体" w:hAnsi="宋体" w:cs="Times New Roman" w:hint="eastAsia"/>
                <w:szCs w:val="21"/>
              </w:rPr>
              <w:t xml:space="preserve">1 </w:t>
            </w:r>
            <w:r>
              <w:rPr>
                <w:rFonts w:ascii="宋体" w:eastAsia="宋体" w:hAnsi="宋体" w:cs="Times New Roman" w:hint="eastAsia"/>
                <w:szCs w:val="21"/>
              </w:rPr>
              <w:t>微程序控制器实验原理图</w:t>
            </w:r>
          </w:p>
          <w:p w14:paraId="62D68F73" w14:textId="77777777" w:rsidR="000C251F" w:rsidRDefault="000C251F">
            <w:pPr>
              <w:rPr>
                <w:rFonts w:ascii="宋体" w:eastAsia="宋体" w:hAnsi="宋体" w:cs="Times New Roman"/>
                <w:szCs w:val="21"/>
              </w:rPr>
            </w:pPr>
          </w:p>
          <w:p w14:paraId="5C4A119B" w14:textId="77777777" w:rsidR="000C251F" w:rsidRDefault="00177F60">
            <w:pPr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Calibri" w:eastAsia="宋体" w:hAnsi="Calibri" w:cs="Times New Roman"/>
                <w:noProof/>
              </w:rPr>
              <w:drawing>
                <wp:anchor distT="0" distB="0" distL="114300" distR="114300" simplePos="0" relativeHeight="251659264" behindDoc="0" locked="0" layoutInCell="1" allowOverlap="1" wp14:anchorId="19C0FF25" wp14:editId="1C08EE82">
                  <wp:simplePos x="0" y="0"/>
                  <wp:positionH relativeFrom="column">
                    <wp:posOffset>380365</wp:posOffset>
                  </wp:positionH>
                  <wp:positionV relativeFrom="paragraph">
                    <wp:posOffset>8890</wp:posOffset>
                  </wp:positionV>
                  <wp:extent cx="5130800" cy="1995170"/>
                  <wp:effectExtent l="0" t="0" r="0" b="11430"/>
                  <wp:wrapTopAndBottom/>
                  <wp:docPr id="23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1995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2092578E" w14:textId="77777777" w:rsidR="000C251F" w:rsidRDefault="000C251F">
            <w:pPr>
              <w:rPr>
                <w:rFonts w:ascii="Calibri" w:eastAsia="宋体" w:hAnsi="Calibri" w:cs="Times New Roman"/>
              </w:rPr>
            </w:pPr>
          </w:p>
          <w:p w14:paraId="293599CF" w14:textId="77777777" w:rsidR="000C251F" w:rsidRDefault="000C251F">
            <w:pPr>
              <w:rPr>
                <w:rFonts w:ascii="Calibri" w:eastAsia="宋体" w:hAnsi="Calibri" w:cs="Times New Roman"/>
              </w:rPr>
            </w:pPr>
          </w:p>
          <w:p w14:paraId="085A6F06" w14:textId="77777777" w:rsidR="000C251F" w:rsidRDefault="00177F60">
            <w:pPr>
              <w:widowControl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图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 xml:space="preserve">2  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微程序控制器实验逻辑框图</w:t>
            </w:r>
          </w:p>
          <w:p w14:paraId="1061DDF9" w14:textId="77777777" w:rsidR="000C251F" w:rsidRDefault="000C251F">
            <w:pPr>
              <w:rPr>
                <w:rFonts w:ascii="Calibri" w:eastAsia="宋体" w:hAnsi="Calibri" w:cs="Times New Roman"/>
              </w:rPr>
            </w:pPr>
          </w:p>
          <w:p w14:paraId="158D540E" w14:textId="77777777" w:rsidR="000C251F" w:rsidRDefault="00177F60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总体来看，这是一个典型的微程序控制器：</w:t>
            </w:r>
          </w:p>
          <w:p w14:paraId="69DE5235" w14:textId="77777777" w:rsidR="000C251F" w:rsidRDefault="00177F60">
            <w:pPr>
              <w:ind w:firstLineChars="200" w:firstLine="420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虚拟组件</w:t>
            </w:r>
            <w:r>
              <w:rPr>
                <w:rFonts w:ascii="Calibri" w:eastAsia="宋体" w:hAnsi="Calibri" w:cs="Times New Roman" w:hint="eastAsia"/>
              </w:rPr>
              <w:t>EPROM2716C3</w:t>
            </w:r>
            <w:r>
              <w:rPr>
                <w:rFonts w:ascii="Calibri" w:eastAsia="宋体" w:hAnsi="Calibri" w:cs="Times New Roman" w:hint="eastAsia"/>
              </w:rPr>
              <w:t>是一个</w:t>
            </w:r>
            <w:r>
              <w:rPr>
                <w:rFonts w:ascii="Calibri" w:eastAsia="宋体" w:hAnsi="Calibri" w:cs="Times New Roman" w:hint="eastAsia"/>
              </w:rPr>
              <w:t>2Kx24</w:t>
            </w:r>
            <w:r>
              <w:rPr>
                <w:rFonts w:ascii="Calibri" w:eastAsia="宋体" w:hAnsi="Calibri" w:cs="Times New Roman" w:hint="eastAsia"/>
              </w:rPr>
              <w:t>的</w:t>
            </w:r>
            <w:r>
              <w:rPr>
                <w:rFonts w:ascii="Calibri" w:eastAsia="宋体" w:hAnsi="Calibri" w:cs="Times New Roman" w:hint="eastAsia"/>
              </w:rPr>
              <w:t>ROM</w:t>
            </w:r>
            <w:r>
              <w:rPr>
                <w:rFonts w:ascii="Calibri" w:eastAsia="宋体" w:hAnsi="Calibri" w:cs="Times New Roman" w:hint="eastAsia"/>
              </w:rPr>
              <w:t>，用作控制存储器，所有的微程序均存储在当中，其中，</w:t>
            </w:r>
            <w:r>
              <w:rPr>
                <w:rFonts w:ascii="Calibri" w:eastAsia="宋体" w:hAnsi="Calibri" w:cs="Times New Roman" w:hint="eastAsia"/>
              </w:rPr>
              <w:t>23</w:t>
            </w:r>
            <w:r>
              <w:rPr>
                <w:rFonts w:ascii="Calibri" w:eastAsia="宋体" w:hAnsi="Calibri" w:cs="Times New Roman" w:hint="eastAsia"/>
              </w:rPr>
              <w:t>～</w:t>
            </w:r>
            <w:r>
              <w:rPr>
                <w:rFonts w:ascii="Calibri" w:eastAsia="宋体" w:hAnsi="Calibri" w:cs="Times New Roman" w:hint="eastAsia"/>
              </w:rPr>
              <w:t>5</w:t>
            </w:r>
            <w:r>
              <w:rPr>
                <w:rFonts w:ascii="Calibri" w:eastAsia="宋体" w:hAnsi="Calibri" w:cs="Times New Roman" w:hint="eastAsia"/>
              </w:rPr>
              <w:t>位用作控制字段，第</w:t>
            </w:r>
            <w:r>
              <w:rPr>
                <w:rFonts w:ascii="Calibri" w:eastAsia="宋体" w:hAnsi="Calibri" w:cs="Times New Roman" w:hint="eastAsia"/>
              </w:rPr>
              <w:t>4</w:t>
            </w:r>
            <w:r>
              <w:rPr>
                <w:rFonts w:ascii="Calibri" w:eastAsia="宋体" w:hAnsi="Calibri" w:cs="Times New Roman" w:hint="eastAsia"/>
              </w:rPr>
              <w:t>位是判别字段，当微程序需要跳转时该字段值为</w:t>
            </w:r>
            <w:r>
              <w:rPr>
                <w:rFonts w:ascii="Calibri" w:eastAsia="宋体" w:hAnsi="Calibri" w:cs="Times New Roman" w:hint="eastAsia"/>
              </w:rPr>
              <w:t>1</w:t>
            </w:r>
            <w:r>
              <w:rPr>
                <w:rFonts w:ascii="Calibri" w:eastAsia="宋体" w:hAnsi="Calibri" w:cs="Times New Roman" w:hint="eastAsia"/>
              </w:rPr>
              <w:t>，下地址字段是</w:t>
            </w:r>
            <w:r>
              <w:rPr>
                <w:rFonts w:ascii="Calibri" w:eastAsia="宋体" w:hAnsi="Calibri" w:cs="Times New Roman" w:hint="eastAsia"/>
              </w:rPr>
              <w:t>3</w:t>
            </w:r>
            <w:r>
              <w:rPr>
                <w:rFonts w:ascii="Calibri" w:eastAsia="宋体" w:hAnsi="Calibri" w:cs="Times New Roman" w:hint="eastAsia"/>
              </w:rPr>
              <w:t>～</w:t>
            </w:r>
            <w:r>
              <w:rPr>
                <w:rFonts w:ascii="Calibri" w:eastAsia="宋体" w:hAnsi="Calibri" w:cs="Times New Roman" w:hint="eastAsia"/>
              </w:rPr>
              <w:t>0</w:t>
            </w:r>
            <w:r>
              <w:rPr>
                <w:rFonts w:ascii="Calibri" w:eastAsia="宋体" w:hAnsi="Calibri" w:cs="Times New Roman" w:hint="eastAsia"/>
              </w:rPr>
              <w:t>位，实验中需要执行的微指令都事先存储在了</w:t>
            </w:r>
            <w:r>
              <w:rPr>
                <w:rFonts w:ascii="Calibri" w:eastAsia="宋体" w:hAnsi="Calibri" w:cs="Times New Roman" w:hint="eastAsia"/>
              </w:rPr>
              <w:t>ROM</w:t>
            </w:r>
            <w:r>
              <w:rPr>
                <w:rFonts w:ascii="Calibri" w:eastAsia="宋体" w:hAnsi="Calibri" w:cs="Times New Roman" w:hint="eastAsia"/>
              </w:rPr>
              <w:t>当中；</w:t>
            </w:r>
          </w:p>
          <w:p w14:paraId="1104B324" w14:textId="77777777" w:rsidR="000C251F" w:rsidRDefault="000C251F">
            <w:pPr>
              <w:rPr>
                <w:rFonts w:ascii="Calibri" w:eastAsia="宋体" w:hAnsi="Calibri" w:cs="Times New Roman"/>
              </w:rPr>
            </w:pPr>
          </w:p>
          <w:tbl>
            <w:tblPr>
              <w:tblStyle w:val="a9"/>
              <w:tblW w:w="0" w:type="auto"/>
              <w:jc w:val="center"/>
              <w:tblInd w:w="0" w:type="dxa"/>
              <w:tblLayout w:type="fixed"/>
              <w:tblCellMar>
                <w:left w:w="108" w:type="dxa"/>
                <w:right w:w="108" w:type="dxa"/>
              </w:tblCellMar>
              <w:tblLook w:val="04A0" w:firstRow="1" w:lastRow="0" w:firstColumn="1" w:lastColumn="0" w:noHBand="0" w:noVBand="1"/>
            </w:tblPr>
            <w:tblGrid>
              <w:gridCol w:w="2272"/>
              <w:gridCol w:w="2273"/>
              <w:gridCol w:w="2273"/>
            </w:tblGrid>
            <w:tr w:rsidR="000C251F" w14:paraId="2E05CA00" w14:textId="77777777">
              <w:trPr>
                <w:cantSplit/>
                <w:trHeight w:val="309"/>
                <w:jc w:val="center"/>
              </w:trPr>
              <w:tc>
                <w:tcPr>
                  <w:tcW w:w="2272" w:type="dxa"/>
                </w:tcPr>
                <w:p w14:paraId="7C593787" w14:textId="77777777" w:rsidR="000C251F" w:rsidRDefault="00177F60">
                  <w:pPr>
                    <w:jc w:val="center"/>
                    <w:rPr>
                      <w:rFonts w:ascii="Times New Roman" w:eastAsia="宋体" w:hAnsi="Times New Roman" w:cs="Times New Roman"/>
                    </w:rPr>
                  </w:pPr>
                  <w:r>
                    <w:rPr>
                      <w:rFonts w:ascii="Times New Roman" w:eastAsia="宋体" w:hAnsi="Times New Roman" w:cs="Times New Roman" w:hint="eastAsia"/>
                    </w:rPr>
                    <w:t>控制字段</w:t>
                  </w:r>
                </w:p>
              </w:tc>
              <w:tc>
                <w:tcPr>
                  <w:tcW w:w="2273" w:type="dxa"/>
                </w:tcPr>
                <w:p w14:paraId="05B432E1" w14:textId="77777777" w:rsidR="000C251F" w:rsidRDefault="00177F60">
                  <w:pPr>
                    <w:jc w:val="center"/>
                    <w:rPr>
                      <w:rFonts w:ascii="Times New Roman" w:eastAsia="宋体" w:hAnsi="Times New Roman" w:cs="Times New Roman"/>
                    </w:rPr>
                  </w:pPr>
                  <w:r>
                    <w:rPr>
                      <w:rFonts w:ascii="Times New Roman" w:eastAsia="宋体" w:hAnsi="Times New Roman" w:cs="Times New Roman" w:hint="eastAsia"/>
                    </w:rPr>
                    <w:t>判别字段</w:t>
                  </w:r>
                  <w:r>
                    <w:rPr>
                      <w:rFonts w:ascii="Times New Roman" w:eastAsia="宋体" w:hAnsi="Times New Roman" w:cs="Times New Roman" w:hint="eastAsia"/>
                    </w:rPr>
                    <w:t>P1</w:t>
                  </w:r>
                </w:p>
              </w:tc>
              <w:tc>
                <w:tcPr>
                  <w:tcW w:w="2273" w:type="dxa"/>
                </w:tcPr>
                <w:p w14:paraId="6D108687" w14:textId="77777777" w:rsidR="000C251F" w:rsidRDefault="00177F60">
                  <w:pPr>
                    <w:jc w:val="center"/>
                    <w:rPr>
                      <w:rFonts w:ascii="Times New Roman" w:eastAsia="宋体" w:hAnsi="Times New Roman" w:cs="Times New Roman"/>
                    </w:rPr>
                  </w:pPr>
                  <w:r>
                    <w:rPr>
                      <w:rFonts w:ascii="Times New Roman" w:eastAsia="宋体" w:hAnsi="Times New Roman" w:cs="Times New Roman" w:hint="eastAsia"/>
                    </w:rPr>
                    <w:t>下地址字段</w:t>
                  </w:r>
                  <w:r>
                    <w:rPr>
                      <w:rFonts w:ascii="Times New Roman" w:eastAsia="宋体" w:hAnsi="Times New Roman" w:cs="Times New Roman" w:hint="eastAsia"/>
                    </w:rPr>
                    <w:t>uA3~uA0</w:t>
                  </w:r>
                </w:p>
              </w:tc>
            </w:tr>
            <w:tr w:rsidR="000C251F" w14:paraId="7DF9E3BD" w14:textId="77777777">
              <w:trPr>
                <w:cantSplit/>
                <w:trHeight w:val="319"/>
                <w:jc w:val="center"/>
              </w:trPr>
              <w:tc>
                <w:tcPr>
                  <w:tcW w:w="2272" w:type="dxa"/>
                </w:tcPr>
                <w:p w14:paraId="2F233DA3" w14:textId="77777777" w:rsidR="000C251F" w:rsidRDefault="00177F60">
                  <w:pPr>
                    <w:jc w:val="center"/>
                    <w:rPr>
                      <w:rFonts w:ascii="Times New Roman" w:eastAsia="宋体" w:hAnsi="Times New Roman" w:cs="Times New Roman"/>
                    </w:rPr>
                  </w:pPr>
                  <w:r>
                    <w:rPr>
                      <w:rFonts w:ascii="Times New Roman" w:eastAsia="宋体" w:hAnsi="Times New Roman" w:cs="Times New Roman" w:hint="eastAsia"/>
                    </w:rPr>
                    <w:t>23       5</w:t>
                  </w:r>
                </w:p>
              </w:tc>
              <w:tc>
                <w:tcPr>
                  <w:tcW w:w="2273" w:type="dxa"/>
                </w:tcPr>
                <w:p w14:paraId="760075AC" w14:textId="77777777" w:rsidR="000C251F" w:rsidRDefault="00177F60">
                  <w:pPr>
                    <w:jc w:val="center"/>
                    <w:rPr>
                      <w:rFonts w:ascii="Times New Roman" w:eastAsia="宋体" w:hAnsi="Times New Roman" w:cs="Times New Roman"/>
                    </w:rPr>
                  </w:pPr>
                  <w:r>
                    <w:rPr>
                      <w:rFonts w:ascii="Times New Roman" w:eastAsia="宋体" w:hAnsi="Times New Roman" w:cs="Times New Roman" w:hint="eastAsia"/>
                    </w:rPr>
                    <w:t>4</w:t>
                  </w:r>
                </w:p>
              </w:tc>
              <w:tc>
                <w:tcPr>
                  <w:tcW w:w="2273" w:type="dxa"/>
                </w:tcPr>
                <w:p w14:paraId="0AAF3110" w14:textId="77777777" w:rsidR="000C251F" w:rsidRDefault="00177F60">
                  <w:pPr>
                    <w:jc w:val="center"/>
                    <w:rPr>
                      <w:rFonts w:ascii="Times New Roman" w:eastAsia="宋体" w:hAnsi="Times New Roman" w:cs="Times New Roman"/>
                    </w:rPr>
                  </w:pPr>
                  <w:r>
                    <w:rPr>
                      <w:rFonts w:ascii="Times New Roman" w:eastAsia="宋体" w:hAnsi="Times New Roman" w:cs="Times New Roman" w:hint="eastAsia"/>
                    </w:rPr>
                    <w:t>3        0</w:t>
                  </w:r>
                </w:p>
              </w:tc>
            </w:tr>
          </w:tbl>
          <w:p w14:paraId="76A2BAF3" w14:textId="77777777" w:rsidR="000C251F" w:rsidRDefault="000C251F">
            <w:pPr>
              <w:rPr>
                <w:rFonts w:ascii="Calibri" w:eastAsia="宋体" w:hAnsi="Calibri" w:cs="Times New Roman"/>
              </w:rPr>
            </w:pPr>
          </w:p>
          <w:p w14:paraId="5BEAEEB1" w14:textId="77777777" w:rsidR="000C251F" w:rsidRDefault="00177F60">
            <w:pPr>
              <w:ind w:firstLineChars="200" w:firstLine="420"/>
              <w:jc w:val="left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微地址寄存器是一个</w:t>
            </w:r>
            <w:r>
              <w:rPr>
                <w:rFonts w:ascii="Calibri" w:eastAsia="宋体" w:hAnsi="Calibri" w:cs="Times New Roman" w:hint="eastAsia"/>
              </w:rPr>
              <w:t>4</w:t>
            </w:r>
            <w:r>
              <w:rPr>
                <w:rFonts w:ascii="Calibri" w:eastAsia="宋体" w:hAnsi="Calibri" w:cs="Times New Roman" w:hint="eastAsia"/>
              </w:rPr>
              <w:t>位锁存器</w:t>
            </w:r>
            <w:r>
              <w:rPr>
                <w:rFonts w:ascii="Calibri" w:eastAsia="宋体" w:hAnsi="Calibri" w:cs="Times New Roman" w:hint="eastAsia"/>
              </w:rPr>
              <w:t>74175</w:t>
            </w:r>
            <w:r>
              <w:rPr>
                <w:rFonts w:ascii="Calibri" w:eastAsia="宋体" w:hAnsi="Calibri" w:cs="Times New Roman" w:hint="eastAsia"/>
              </w:rPr>
              <w:t>，它存储了下一个微指令的地址，与控制存储器的地址端口相连；</w:t>
            </w:r>
            <w:r>
              <w:rPr>
                <w:rFonts w:ascii="Calibri" w:eastAsia="宋体" w:hAnsi="Calibri" w:cs="Times New Roman" w:hint="eastAsia"/>
              </w:rPr>
              <w:t>74175</w:t>
            </w:r>
            <w:r>
              <w:rPr>
                <w:rFonts w:ascii="Calibri" w:eastAsia="宋体" w:hAnsi="Calibri" w:cs="Times New Roman" w:hint="eastAsia"/>
              </w:rPr>
              <w:t>的</w:t>
            </w:r>
            <w:r>
              <w:rPr>
                <w:rFonts w:ascii="Calibri" w:eastAsia="宋体" w:hAnsi="Calibri" w:cs="Times New Roman" w:hint="eastAsia"/>
              </w:rPr>
              <w:t>CP</w:t>
            </w:r>
            <w:r>
              <w:rPr>
                <w:rFonts w:ascii="Calibri" w:eastAsia="宋体" w:hAnsi="Calibri" w:cs="Times New Roman" w:hint="eastAsia"/>
              </w:rPr>
              <w:t>信号与时序发生器的</w:t>
            </w:r>
            <w:r>
              <w:rPr>
                <w:rFonts w:ascii="Calibri" w:eastAsia="宋体" w:hAnsi="Calibri" w:cs="Times New Roman" w:hint="eastAsia"/>
              </w:rPr>
              <w:t>T1</w:t>
            </w:r>
            <w:r>
              <w:rPr>
                <w:rFonts w:ascii="Calibri" w:eastAsia="宋体" w:hAnsi="Calibri" w:cs="Times New Roman" w:hint="eastAsia"/>
              </w:rPr>
              <w:t>输出端相连，在一个</w:t>
            </w:r>
            <w:r>
              <w:rPr>
                <w:rFonts w:ascii="Calibri" w:eastAsia="宋体" w:hAnsi="Calibri" w:cs="Times New Roman" w:hint="eastAsia"/>
              </w:rPr>
              <w:t>CPU</w:t>
            </w:r>
            <w:r>
              <w:rPr>
                <w:rFonts w:ascii="Calibri" w:eastAsia="宋体" w:hAnsi="Calibri" w:cs="Times New Roman" w:hint="eastAsia"/>
              </w:rPr>
              <w:t>周期中，首先给出微指令控制信号，再控制其他部件。地址转移逻辑比较简单，</w:t>
            </w:r>
            <w:r>
              <w:rPr>
                <w:rFonts w:ascii="Calibri" w:eastAsia="宋体" w:hAnsi="Calibri" w:cs="Times New Roman" w:hint="eastAsia"/>
              </w:rPr>
              <w:t>P1</w:t>
            </w:r>
            <w:r>
              <w:rPr>
                <w:rFonts w:ascii="Calibri" w:eastAsia="宋体" w:hAnsi="Calibri" w:cs="Times New Roman" w:hint="eastAsia"/>
              </w:rPr>
              <w:t>与</w:t>
            </w:r>
            <w:r>
              <w:rPr>
                <w:rFonts w:ascii="Calibri" w:eastAsia="宋体" w:hAnsi="Calibri" w:cs="Times New Roman" w:hint="eastAsia"/>
              </w:rPr>
              <w:t>IR7, IR6, IR5</w:t>
            </w:r>
            <w:r>
              <w:rPr>
                <w:rFonts w:ascii="Calibri" w:eastAsia="宋体" w:hAnsi="Calibri" w:cs="Times New Roman" w:hint="eastAsia"/>
              </w:rPr>
              <w:t>这</w:t>
            </w:r>
            <w:r>
              <w:rPr>
                <w:rFonts w:ascii="Calibri" w:eastAsia="宋体" w:hAnsi="Calibri" w:cs="Times New Roman" w:hint="eastAsia"/>
              </w:rPr>
              <w:t>3</w:t>
            </w:r>
            <w:r>
              <w:rPr>
                <w:rFonts w:ascii="Calibri" w:eastAsia="宋体" w:hAnsi="Calibri" w:cs="Times New Roman" w:hint="eastAsia"/>
              </w:rPr>
              <w:t>个指令位相与，当</w:t>
            </w:r>
            <w:r>
              <w:rPr>
                <w:rFonts w:ascii="Calibri" w:eastAsia="宋体" w:hAnsi="Calibri" w:cs="Times New Roman" w:hint="eastAsia"/>
              </w:rPr>
              <w:t>P1</w:t>
            </w:r>
            <w:r>
              <w:rPr>
                <w:rFonts w:ascii="Calibri" w:eastAsia="宋体" w:hAnsi="Calibri" w:cs="Times New Roman" w:hint="eastAsia"/>
              </w:rPr>
              <w:t>为</w:t>
            </w:r>
            <w:r>
              <w:rPr>
                <w:rFonts w:ascii="Calibri" w:eastAsia="宋体" w:hAnsi="Calibri" w:cs="Times New Roman" w:hint="eastAsia"/>
              </w:rPr>
              <w:t>1</w:t>
            </w:r>
            <w:r>
              <w:rPr>
                <w:rFonts w:ascii="Calibri" w:eastAsia="宋体" w:hAnsi="Calibri" w:cs="Times New Roman" w:hint="eastAsia"/>
              </w:rPr>
              <w:t>时，指令位通过或门与微地址寄存器输入端相连。</w:t>
            </w:r>
          </w:p>
          <w:p w14:paraId="5ED3E43A" w14:textId="77777777" w:rsidR="000C251F" w:rsidRDefault="000C251F">
            <w:pPr>
              <w:ind w:firstLineChars="200" w:firstLine="420"/>
              <w:rPr>
                <w:rFonts w:ascii="Calibri" w:eastAsia="宋体" w:hAnsi="Calibri" w:cs="Times New Roman"/>
              </w:rPr>
            </w:pPr>
          </w:p>
          <w:p w14:paraId="01E75C71" w14:textId="77777777" w:rsidR="000C251F" w:rsidRDefault="00177F60">
            <w:pPr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noProof/>
                <w:szCs w:val="21"/>
              </w:rPr>
              <w:drawing>
                <wp:anchor distT="0" distB="0" distL="114300" distR="114300" simplePos="0" relativeHeight="251661312" behindDoc="0" locked="0" layoutInCell="1" allowOverlap="1" wp14:anchorId="1DB2B052" wp14:editId="6B22EB04">
                  <wp:simplePos x="0" y="0"/>
                  <wp:positionH relativeFrom="column">
                    <wp:posOffset>317500</wp:posOffset>
                  </wp:positionH>
                  <wp:positionV relativeFrom="paragraph">
                    <wp:posOffset>167640</wp:posOffset>
                  </wp:positionV>
                  <wp:extent cx="4474845" cy="4650740"/>
                  <wp:effectExtent l="0" t="0" r="8255" b="10160"/>
                  <wp:wrapTopAndBottom/>
                  <wp:docPr id="1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4845" cy="4650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宋体" w:eastAsia="宋体" w:hAnsi="宋体" w:cs="Times New Roman" w:hint="eastAsia"/>
                <w:szCs w:val="21"/>
              </w:rPr>
              <w:t>图</w:t>
            </w:r>
            <w:r>
              <w:rPr>
                <w:rFonts w:ascii="宋体" w:eastAsia="宋体" w:hAnsi="宋体" w:cs="Times New Roman" w:hint="eastAsia"/>
                <w:szCs w:val="21"/>
              </w:rPr>
              <w:t xml:space="preserve">3  </w:t>
            </w:r>
            <w:r>
              <w:rPr>
                <w:rFonts w:ascii="宋体" w:eastAsia="宋体" w:hAnsi="宋体" w:cs="Times New Roman" w:hint="eastAsia"/>
                <w:szCs w:val="21"/>
              </w:rPr>
              <w:t>微指令流程图</w:t>
            </w:r>
          </w:p>
          <w:p w14:paraId="23D20696" w14:textId="77777777" w:rsidR="000C251F" w:rsidRDefault="000C251F">
            <w:pPr>
              <w:rPr>
                <w:rFonts w:ascii="Calibri" w:eastAsia="宋体" w:hAnsi="Calibri" w:cs="Times New Roman"/>
              </w:rPr>
            </w:pPr>
          </w:p>
          <w:p w14:paraId="4B53706D" w14:textId="77777777" w:rsidR="000C251F" w:rsidRDefault="000C251F">
            <w:pPr>
              <w:rPr>
                <w:rFonts w:ascii="Calibri" w:eastAsia="宋体" w:hAnsi="Calibri" w:cs="Times New Roman"/>
              </w:rPr>
            </w:pPr>
          </w:p>
          <w:p w14:paraId="5B0CDE76" w14:textId="77777777" w:rsidR="000C251F" w:rsidRDefault="000C251F">
            <w:pPr>
              <w:rPr>
                <w:rFonts w:ascii="Calibri" w:eastAsia="宋体" w:hAnsi="Calibri" w:cs="Times New Roman"/>
              </w:rPr>
            </w:pPr>
          </w:p>
          <w:p w14:paraId="17BF3F0B" w14:textId="77777777" w:rsidR="000C251F" w:rsidRDefault="000C251F">
            <w:pPr>
              <w:rPr>
                <w:rFonts w:ascii="Calibri" w:eastAsia="宋体" w:hAnsi="Calibri" w:cs="Times New Roman"/>
              </w:rPr>
            </w:pPr>
          </w:p>
          <w:p w14:paraId="1EE24B3C" w14:textId="77777777" w:rsidR="000C251F" w:rsidRDefault="000C251F">
            <w:pPr>
              <w:rPr>
                <w:rFonts w:ascii="Calibri" w:eastAsia="宋体" w:hAnsi="Calibri" w:cs="Times New Roman"/>
              </w:rPr>
            </w:pPr>
          </w:p>
          <w:p w14:paraId="6A6D0626" w14:textId="77777777" w:rsidR="000C251F" w:rsidRDefault="00177F60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lastRenderedPageBreak/>
              <w:t>本次实验的微指令格式如下表所示：</w:t>
            </w:r>
          </w:p>
          <w:tbl>
            <w:tblPr>
              <w:tblpPr w:leftFromText="180" w:rightFromText="180" w:vertAnchor="text" w:horzAnchor="page" w:tblpX="595" w:tblpY="442"/>
              <w:tblOverlap w:val="never"/>
              <w:tblW w:w="4992" w:type="pct"/>
              <w:tblLayout w:type="fixed"/>
              <w:tblLook w:val="04A0" w:firstRow="1" w:lastRow="0" w:firstColumn="1" w:lastColumn="0" w:noHBand="0" w:noVBand="1"/>
            </w:tblPr>
            <w:tblGrid>
              <w:gridCol w:w="392"/>
              <w:gridCol w:w="343"/>
              <w:gridCol w:w="343"/>
              <w:gridCol w:w="343"/>
              <w:gridCol w:w="343"/>
              <w:gridCol w:w="343"/>
              <w:gridCol w:w="343"/>
              <w:gridCol w:w="343"/>
              <w:gridCol w:w="343"/>
              <w:gridCol w:w="344"/>
              <w:gridCol w:w="344"/>
              <w:gridCol w:w="344"/>
              <w:gridCol w:w="344"/>
              <w:gridCol w:w="344"/>
              <w:gridCol w:w="344"/>
              <w:gridCol w:w="344"/>
              <w:gridCol w:w="344"/>
              <w:gridCol w:w="344"/>
              <w:gridCol w:w="344"/>
              <w:gridCol w:w="344"/>
              <w:gridCol w:w="344"/>
              <w:gridCol w:w="344"/>
              <w:gridCol w:w="344"/>
              <w:gridCol w:w="344"/>
            </w:tblGrid>
            <w:tr w:rsidR="000C251F" w14:paraId="205A8C55" w14:textId="77777777">
              <w:trPr>
                <w:trHeight w:val="334"/>
              </w:trPr>
              <w:tc>
                <w:tcPr>
                  <w:tcW w:w="256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391D956" w14:textId="77777777" w:rsidR="000C251F" w:rsidRDefault="00177F60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kern w:val="0"/>
                      <w:sz w:val="22"/>
                      <w:lang w:bidi="ar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2"/>
                      <w:lang w:bidi="ar"/>
                    </w:rPr>
                    <w:t>位</w:t>
                  </w:r>
                </w:p>
              </w:tc>
              <w:tc>
                <w:tcPr>
                  <w:tcW w:w="206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D4BA9E9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kern w:val="0"/>
                      <w:sz w:val="13"/>
                      <w:szCs w:val="13"/>
                      <w:lang w:bidi="ar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22</w:t>
                  </w:r>
                </w:p>
              </w:tc>
              <w:tc>
                <w:tcPr>
                  <w:tcW w:w="206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AC21841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kern w:val="0"/>
                      <w:sz w:val="13"/>
                      <w:szCs w:val="13"/>
                      <w:lang w:bidi="ar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21</w:t>
                  </w:r>
                </w:p>
              </w:tc>
              <w:tc>
                <w:tcPr>
                  <w:tcW w:w="206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3292977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kern w:val="0"/>
                      <w:sz w:val="13"/>
                      <w:szCs w:val="13"/>
                      <w:lang w:bidi="ar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20</w:t>
                  </w:r>
                </w:p>
              </w:tc>
              <w:tc>
                <w:tcPr>
                  <w:tcW w:w="206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D288861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kern w:val="0"/>
                      <w:sz w:val="13"/>
                      <w:szCs w:val="13"/>
                      <w:lang w:bidi="ar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19</w:t>
                  </w:r>
                </w:p>
              </w:tc>
              <w:tc>
                <w:tcPr>
                  <w:tcW w:w="206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704DC63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kern w:val="0"/>
                      <w:sz w:val="13"/>
                      <w:szCs w:val="13"/>
                      <w:lang w:bidi="ar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18</w:t>
                  </w:r>
                </w:p>
              </w:tc>
              <w:tc>
                <w:tcPr>
                  <w:tcW w:w="206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0879237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kern w:val="0"/>
                      <w:sz w:val="13"/>
                      <w:szCs w:val="13"/>
                      <w:lang w:bidi="ar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17</w:t>
                  </w:r>
                </w:p>
              </w:tc>
              <w:tc>
                <w:tcPr>
                  <w:tcW w:w="206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C01100F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kern w:val="0"/>
                      <w:sz w:val="13"/>
                      <w:szCs w:val="13"/>
                      <w:lang w:bidi="ar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16</w:t>
                  </w:r>
                </w:p>
              </w:tc>
              <w:tc>
                <w:tcPr>
                  <w:tcW w:w="206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FD2059D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kern w:val="0"/>
                      <w:sz w:val="13"/>
                      <w:szCs w:val="13"/>
                      <w:lang w:bidi="ar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15</w:t>
                  </w:r>
                </w:p>
              </w:tc>
              <w:tc>
                <w:tcPr>
                  <w:tcW w:w="206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72E1CAC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kern w:val="0"/>
                      <w:sz w:val="13"/>
                      <w:szCs w:val="13"/>
                      <w:lang w:bidi="ar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14</w:t>
                  </w:r>
                </w:p>
              </w:tc>
              <w:tc>
                <w:tcPr>
                  <w:tcW w:w="206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F0EB4A6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kern w:val="0"/>
                      <w:sz w:val="13"/>
                      <w:szCs w:val="13"/>
                      <w:lang w:bidi="ar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13</w:t>
                  </w:r>
                </w:p>
              </w:tc>
              <w:tc>
                <w:tcPr>
                  <w:tcW w:w="206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23506B0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kern w:val="0"/>
                      <w:sz w:val="13"/>
                      <w:szCs w:val="13"/>
                      <w:lang w:bidi="ar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12</w:t>
                  </w:r>
                </w:p>
              </w:tc>
              <w:tc>
                <w:tcPr>
                  <w:tcW w:w="206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74E8B98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kern w:val="0"/>
                      <w:sz w:val="13"/>
                      <w:szCs w:val="13"/>
                      <w:lang w:bidi="ar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11</w:t>
                  </w:r>
                </w:p>
              </w:tc>
              <w:tc>
                <w:tcPr>
                  <w:tcW w:w="206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B4E1127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kern w:val="0"/>
                      <w:sz w:val="13"/>
                      <w:szCs w:val="13"/>
                      <w:lang w:bidi="ar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10</w:t>
                  </w:r>
                </w:p>
              </w:tc>
              <w:tc>
                <w:tcPr>
                  <w:tcW w:w="206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CF4AADB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kern w:val="0"/>
                      <w:sz w:val="13"/>
                      <w:szCs w:val="13"/>
                      <w:lang w:bidi="ar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9</w:t>
                  </w:r>
                </w:p>
              </w:tc>
              <w:tc>
                <w:tcPr>
                  <w:tcW w:w="206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14B7B68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kern w:val="0"/>
                      <w:sz w:val="13"/>
                      <w:szCs w:val="13"/>
                      <w:lang w:bidi="ar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8</w:t>
                  </w:r>
                </w:p>
              </w:tc>
              <w:tc>
                <w:tcPr>
                  <w:tcW w:w="206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7CA3B8B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kern w:val="0"/>
                      <w:sz w:val="13"/>
                      <w:szCs w:val="13"/>
                      <w:lang w:bidi="ar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7</w:t>
                  </w:r>
                </w:p>
              </w:tc>
              <w:tc>
                <w:tcPr>
                  <w:tcW w:w="206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45B1984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kern w:val="0"/>
                      <w:sz w:val="13"/>
                      <w:szCs w:val="13"/>
                      <w:lang w:bidi="ar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6</w:t>
                  </w:r>
                </w:p>
              </w:tc>
              <w:tc>
                <w:tcPr>
                  <w:tcW w:w="206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5EEA483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kern w:val="0"/>
                      <w:sz w:val="13"/>
                      <w:szCs w:val="13"/>
                      <w:lang w:bidi="ar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5</w:t>
                  </w:r>
                </w:p>
              </w:tc>
              <w:tc>
                <w:tcPr>
                  <w:tcW w:w="206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F29FAFA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kern w:val="0"/>
                      <w:sz w:val="13"/>
                      <w:szCs w:val="13"/>
                      <w:lang w:bidi="ar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4</w:t>
                  </w:r>
                </w:p>
              </w:tc>
              <w:tc>
                <w:tcPr>
                  <w:tcW w:w="206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88E03F0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kern w:val="0"/>
                      <w:sz w:val="13"/>
                      <w:szCs w:val="13"/>
                      <w:lang w:bidi="ar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3</w:t>
                  </w:r>
                </w:p>
              </w:tc>
              <w:tc>
                <w:tcPr>
                  <w:tcW w:w="206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B39F416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kern w:val="0"/>
                      <w:sz w:val="13"/>
                      <w:szCs w:val="13"/>
                      <w:lang w:bidi="ar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2</w:t>
                  </w:r>
                </w:p>
              </w:tc>
              <w:tc>
                <w:tcPr>
                  <w:tcW w:w="206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955F164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kern w:val="0"/>
                      <w:sz w:val="13"/>
                      <w:szCs w:val="13"/>
                      <w:lang w:bidi="ar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1</w:t>
                  </w:r>
                </w:p>
              </w:tc>
              <w:tc>
                <w:tcPr>
                  <w:tcW w:w="206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11A7DD7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kern w:val="0"/>
                      <w:sz w:val="13"/>
                      <w:szCs w:val="13"/>
                      <w:lang w:bidi="ar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0</w:t>
                  </w:r>
                </w:p>
              </w:tc>
            </w:tr>
            <w:tr w:rsidR="000C251F" w14:paraId="30D4C85A" w14:textId="77777777">
              <w:trPr>
                <w:trHeight w:val="636"/>
              </w:trPr>
              <w:tc>
                <w:tcPr>
                  <w:tcW w:w="256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CC649A8" w14:textId="77777777" w:rsidR="000C251F" w:rsidRDefault="00177F60">
                  <w:pPr>
                    <w:widowControl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22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2"/>
                      <w:lang w:bidi="ar"/>
                    </w:rPr>
                    <w:t>地址</w:t>
                  </w:r>
                </w:p>
              </w:tc>
              <w:tc>
                <w:tcPr>
                  <w:tcW w:w="206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6E049562" w14:textId="77777777" w:rsidR="000C251F" w:rsidRDefault="00177F60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S2</w:t>
                  </w:r>
                </w:p>
              </w:tc>
              <w:tc>
                <w:tcPr>
                  <w:tcW w:w="206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40E3CB42" w14:textId="77777777" w:rsidR="000C251F" w:rsidRDefault="00177F60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S1</w:t>
                  </w:r>
                </w:p>
              </w:tc>
              <w:tc>
                <w:tcPr>
                  <w:tcW w:w="206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7DF98A26" w14:textId="77777777" w:rsidR="000C251F" w:rsidRDefault="00177F60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S0</w:t>
                  </w:r>
                </w:p>
              </w:tc>
              <w:tc>
                <w:tcPr>
                  <w:tcW w:w="206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6935D893" w14:textId="77777777" w:rsidR="000C251F" w:rsidRDefault="00177F60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M</w:t>
                  </w:r>
                </w:p>
              </w:tc>
              <w:tc>
                <w:tcPr>
                  <w:tcW w:w="206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51C27A82" w14:textId="77777777" w:rsidR="000C251F" w:rsidRDefault="00177F60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-Cn</w:t>
                  </w:r>
                </w:p>
              </w:tc>
              <w:tc>
                <w:tcPr>
                  <w:tcW w:w="206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2CE2B7C7" w14:textId="77777777" w:rsidR="000C251F" w:rsidRDefault="00177F60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-CE</w:t>
                  </w:r>
                </w:p>
              </w:tc>
              <w:tc>
                <w:tcPr>
                  <w:tcW w:w="206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10B10C03" w14:textId="77777777" w:rsidR="000C251F" w:rsidRDefault="00177F60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WE</w:t>
                  </w:r>
                </w:p>
              </w:tc>
              <w:tc>
                <w:tcPr>
                  <w:tcW w:w="206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732683D6" w14:textId="77777777" w:rsidR="000C251F" w:rsidRDefault="00177F60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-LOAD</w:t>
                  </w:r>
                </w:p>
              </w:tc>
              <w:tc>
                <w:tcPr>
                  <w:tcW w:w="206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279CA427" w14:textId="77777777" w:rsidR="000C251F" w:rsidRDefault="00177F60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LDR0</w:t>
                  </w:r>
                </w:p>
              </w:tc>
              <w:tc>
                <w:tcPr>
                  <w:tcW w:w="206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3F5225F0" w14:textId="77777777" w:rsidR="000C251F" w:rsidRDefault="00177F60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LDDR1</w:t>
                  </w:r>
                </w:p>
              </w:tc>
              <w:tc>
                <w:tcPr>
                  <w:tcW w:w="206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4D8643C0" w14:textId="77777777" w:rsidR="000C251F" w:rsidRDefault="00177F60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LDDR2</w:t>
                  </w:r>
                </w:p>
              </w:tc>
              <w:tc>
                <w:tcPr>
                  <w:tcW w:w="206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32E1F53E" w14:textId="77777777" w:rsidR="000C251F" w:rsidRDefault="00177F60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LDIR</w:t>
                  </w:r>
                </w:p>
              </w:tc>
              <w:tc>
                <w:tcPr>
                  <w:tcW w:w="206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218A12DB" w14:textId="77777777" w:rsidR="000C251F" w:rsidRDefault="00177F60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LDPC</w:t>
                  </w:r>
                </w:p>
              </w:tc>
              <w:tc>
                <w:tcPr>
                  <w:tcW w:w="206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49023266" w14:textId="77777777" w:rsidR="000C251F" w:rsidRDefault="00177F60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LDAR</w:t>
                  </w:r>
                </w:p>
              </w:tc>
              <w:tc>
                <w:tcPr>
                  <w:tcW w:w="206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745460E6" w14:textId="77777777" w:rsidR="000C251F" w:rsidRDefault="00177F60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-ALU-B</w:t>
                  </w:r>
                </w:p>
              </w:tc>
              <w:tc>
                <w:tcPr>
                  <w:tcW w:w="206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64163C55" w14:textId="77777777" w:rsidR="000C251F" w:rsidRDefault="00177F60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-PC-B</w:t>
                  </w:r>
                </w:p>
              </w:tc>
              <w:tc>
                <w:tcPr>
                  <w:tcW w:w="206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44156E8F" w14:textId="77777777" w:rsidR="000C251F" w:rsidRDefault="00177F60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-SW-B</w:t>
                  </w:r>
                </w:p>
              </w:tc>
              <w:tc>
                <w:tcPr>
                  <w:tcW w:w="206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053F2A16" w14:textId="77777777" w:rsidR="000C251F" w:rsidRDefault="00177F60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-R0-B</w:t>
                  </w:r>
                </w:p>
              </w:tc>
              <w:tc>
                <w:tcPr>
                  <w:tcW w:w="206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633E4211" w14:textId="77777777" w:rsidR="000C251F" w:rsidRDefault="00177F60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P(1)</w:t>
                  </w:r>
                </w:p>
              </w:tc>
              <w:tc>
                <w:tcPr>
                  <w:tcW w:w="206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6679693B" w14:textId="77777777" w:rsidR="000C251F" w:rsidRDefault="00177F60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uA3</w:t>
                  </w:r>
                </w:p>
              </w:tc>
              <w:tc>
                <w:tcPr>
                  <w:tcW w:w="206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5AC6DB37" w14:textId="77777777" w:rsidR="000C251F" w:rsidRDefault="00177F60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uA2</w:t>
                  </w:r>
                </w:p>
              </w:tc>
              <w:tc>
                <w:tcPr>
                  <w:tcW w:w="206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19D4C492" w14:textId="77777777" w:rsidR="000C251F" w:rsidRDefault="00177F60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uA1</w:t>
                  </w:r>
                </w:p>
              </w:tc>
              <w:tc>
                <w:tcPr>
                  <w:tcW w:w="206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1285C49F" w14:textId="77777777" w:rsidR="000C251F" w:rsidRDefault="00177F60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uA0</w:t>
                  </w:r>
                </w:p>
              </w:tc>
            </w:tr>
          </w:tbl>
          <w:p w14:paraId="6E16EE33" w14:textId="77777777" w:rsidR="000C251F" w:rsidRDefault="00177F60">
            <w:pPr>
              <w:jc w:val="center"/>
              <w:rPr>
                <w:rFonts w:ascii="Times New Roman" w:eastAsia="宋体" w:hAnsi="Times New Roman" w:cs="Times New Roman"/>
                <w:sz w:val="20"/>
                <w:szCs w:val="24"/>
              </w:rPr>
            </w:pPr>
            <w:r>
              <w:rPr>
                <w:rFonts w:ascii="Times New Roman" w:eastAsia="宋体" w:hAnsi="Times New Roman" w:cs="Times New Roman"/>
                <w:sz w:val="20"/>
                <w:szCs w:val="24"/>
              </w:rPr>
              <w:t>表</w:t>
            </w:r>
            <w:r>
              <w:rPr>
                <w:rFonts w:ascii="Times New Roman" w:eastAsia="宋体" w:hAnsi="Times New Roman" w:cs="Times New Roman"/>
                <w:sz w:val="20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0"/>
                <w:szCs w:val="24"/>
              </w:rPr>
              <w:fldChar w:fldCharType="begin"/>
            </w:r>
            <w:r>
              <w:rPr>
                <w:rFonts w:ascii="Times New Roman" w:eastAsia="宋体" w:hAnsi="Times New Roman" w:cs="Times New Roman"/>
                <w:sz w:val="20"/>
                <w:szCs w:val="24"/>
              </w:rPr>
              <w:instrText xml:space="preserve"> SEQ </w:instrText>
            </w:r>
            <w:r>
              <w:rPr>
                <w:rFonts w:ascii="Times New Roman" w:eastAsia="宋体" w:hAnsi="Times New Roman" w:cs="Times New Roman"/>
                <w:sz w:val="20"/>
                <w:szCs w:val="24"/>
              </w:rPr>
              <w:instrText>表</w:instrText>
            </w:r>
            <w:r>
              <w:rPr>
                <w:rFonts w:ascii="Times New Roman" w:eastAsia="宋体" w:hAnsi="Times New Roman" w:cs="Times New Roman"/>
                <w:sz w:val="20"/>
                <w:szCs w:val="24"/>
              </w:rPr>
              <w:instrText xml:space="preserve"> \* ARABIC </w:instrText>
            </w:r>
            <w:r>
              <w:rPr>
                <w:rFonts w:ascii="Times New Roman" w:eastAsia="宋体" w:hAnsi="Times New Roman" w:cs="Times New Roman"/>
                <w:sz w:val="20"/>
                <w:szCs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sz w:val="20"/>
                <w:szCs w:val="24"/>
              </w:rPr>
              <w:t>1</w:t>
            </w:r>
            <w:r>
              <w:rPr>
                <w:rFonts w:ascii="Times New Roman" w:eastAsia="宋体" w:hAnsi="Times New Roman" w:cs="Times New Roman"/>
                <w:sz w:val="20"/>
                <w:szCs w:val="24"/>
              </w:rPr>
              <w:fldChar w:fldCharType="end"/>
            </w:r>
            <w:r>
              <w:rPr>
                <w:rFonts w:ascii="Times New Roman" w:eastAsia="宋体" w:hAnsi="Times New Roman" w:cs="Times New Roman" w:hint="eastAsia"/>
                <w:sz w:val="20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 w:val="20"/>
                <w:szCs w:val="24"/>
              </w:rPr>
              <w:t>微指令格式</w:t>
            </w:r>
          </w:p>
          <w:p w14:paraId="00BCFBA3" w14:textId="77777777" w:rsidR="000C251F" w:rsidRDefault="000C251F">
            <w:pPr>
              <w:jc w:val="left"/>
              <w:rPr>
                <w:rFonts w:ascii="Calibri" w:eastAsia="宋体" w:hAnsi="Calibri" w:cs="Times New Roman"/>
              </w:rPr>
            </w:pPr>
          </w:p>
          <w:p w14:paraId="6D0E5F46" w14:textId="77777777" w:rsidR="000C251F" w:rsidRDefault="00177F60">
            <w:pPr>
              <w:ind w:firstLineChars="200" w:firstLine="420"/>
              <w:jc w:val="left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实验中用到四条机器指令，</w:t>
            </w:r>
            <w:r>
              <w:rPr>
                <w:rFonts w:ascii="Calibri" w:eastAsia="宋体" w:hAnsi="Calibri" w:cs="Times New Roman" w:hint="eastAsia"/>
              </w:rPr>
              <w:t>IN</w:t>
            </w:r>
            <w:r>
              <w:rPr>
                <w:rFonts w:ascii="Calibri" w:eastAsia="宋体" w:hAnsi="Calibri" w:cs="Times New Roman" w:hint="eastAsia"/>
              </w:rPr>
              <w:t>（输入），</w:t>
            </w:r>
            <w:r>
              <w:rPr>
                <w:rFonts w:ascii="Calibri" w:eastAsia="宋体" w:hAnsi="Calibri" w:cs="Times New Roman" w:hint="eastAsia"/>
              </w:rPr>
              <w:t>ADD</w:t>
            </w:r>
            <w:r>
              <w:rPr>
                <w:rFonts w:ascii="Calibri" w:eastAsia="宋体" w:hAnsi="Calibri" w:cs="Times New Roman" w:hint="eastAsia"/>
              </w:rPr>
              <w:t>（加法），</w:t>
            </w:r>
            <w:r>
              <w:rPr>
                <w:rFonts w:ascii="Calibri" w:eastAsia="宋体" w:hAnsi="Calibri" w:cs="Times New Roman" w:hint="eastAsia"/>
              </w:rPr>
              <w:t>STO</w:t>
            </w:r>
            <w:r>
              <w:rPr>
                <w:rFonts w:ascii="Calibri" w:eastAsia="宋体" w:hAnsi="Calibri" w:cs="Times New Roman" w:hint="eastAsia"/>
              </w:rPr>
              <w:t>（存数），</w:t>
            </w:r>
            <w:r>
              <w:rPr>
                <w:rFonts w:ascii="Calibri" w:eastAsia="宋体" w:hAnsi="Calibri" w:cs="Times New Roman" w:hint="eastAsia"/>
              </w:rPr>
              <w:t>JMP</w:t>
            </w:r>
            <w:r>
              <w:rPr>
                <w:rFonts w:ascii="Calibri" w:eastAsia="宋体" w:hAnsi="Calibri" w:cs="Times New Roman" w:hint="eastAsia"/>
              </w:rPr>
              <w:t>（转移），操作码分别为</w:t>
            </w:r>
            <w:r>
              <w:rPr>
                <w:rFonts w:ascii="Calibri" w:eastAsia="宋体" w:hAnsi="Calibri" w:cs="Times New Roman" w:hint="eastAsia"/>
              </w:rPr>
              <w:t>000</w:t>
            </w:r>
            <w:r>
              <w:rPr>
                <w:rFonts w:ascii="Calibri" w:eastAsia="宋体" w:hAnsi="Calibri" w:cs="Times New Roman" w:hint="eastAsia"/>
              </w:rPr>
              <w:t>，</w:t>
            </w:r>
            <w:r>
              <w:rPr>
                <w:rFonts w:ascii="Calibri" w:eastAsia="宋体" w:hAnsi="Calibri" w:cs="Times New Roman" w:hint="eastAsia"/>
              </w:rPr>
              <w:t xml:space="preserve"> 001, 010, 011</w:t>
            </w:r>
            <w:r>
              <w:rPr>
                <w:rFonts w:ascii="Calibri" w:eastAsia="宋体" w:hAnsi="Calibri" w:cs="Times New Roman" w:hint="eastAsia"/>
              </w:rPr>
              <w:t>，指令格式如下表所示：</w:t>
            </w:r>
          </w:p>
          <w:p w14:paraId="5B69F013" w14:textId="77777777" w:rsidR="000C251F" w:rsidRDefault="00177F60">
            <w:pPr>
              <w:jc w:val="center"/>
              <w:rPr>
                <w:rFonts w:ascii="Times New Roman" w:eastAsia="宋体" w:hAnsi="Times New Roman" w:cs="Times New Roman"/>
                <w:sz w:val="20"/>
                <w:szCs w:val="24"/>
              </w:rPr>
            </w:pPr>
            <w:r>
              <w:rPr>
                <w:rFonts w:ascii="Times New Roman" w:eastAsia="宋体" w:hAnsi="Times New Roman" w:cs="Times New Roman"/>
                <w:sz w:val="20"/>
                <w:szCs w:val="24"/>
              </w:rPr>
              <w:t>表</w:t>
            </w:r>
            <w:r>
              <w:rPr>
                <w:rFonts w:ascii="Times New Roman" w:eastAsia="宋体" w:hAnsi="Times New Roman" w:cs="Times New Roman"/>
                <w:sz w:val="20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0"/>
                <w:szCs w:val="24"/>
              </w:rPr>
              <w:fldChar w:fldCharType="begin"/>
            </w:r>
            <w:r>
              <w:rPr>
                <w:rFonts w:ascii="Times New Roman" w:eastAsia="宋体" w:hAnsi="Times New Roman" w:cs="Times New Roman"/>
                <w:sz w:val="20"/>
                <w:szCs w:val="24"/>
              </w:rPr>
              <w:instrText xml:space="preserve"> SEQ </w:instrText>
            </w:r>
            <w:r>
              <w:rPr>
                <w:rFonts w:ascii="Times New Roman" w:eastAsia="宋体" w:hAnsi="Times New Roman" w:cs="Times New Roman"/>
                <w:sz w:val="20"/>
                <w:szCs w:val="24"/>
              </w:rPr>
              <w:instrText>表</w:instrText>
            </w:r>
            <w:r>
              <w:rPr>
                <w:rFonts w:ascii="Times New Roman" w:eastAsia="宋体" w:hAnsi="Times New Roman" w:cs="Times New Roman"/>
                <w:sz w:val="20"/>
                <w:szCs w:val="24"/>
              </w:rPr>
              <w:instrText xml:space="preserve"> \* ARABIC </w:instrText>
            </w:r>
            <w:r>
              <w:rPr>
                <w:rFonts w:ascii="Times New Roman" w:eastAsia="宋体" w:hAnsi="Times New Roman" w:cs="Times New Roman"/>
                <w:sz w:val="20"/>
                <w:szCs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sz w:val="20"/>
                <w:szCs w:val="24"/>
              </w:rPr>
              <w:t>2</w:t>
            </w:r>
            <w:r>
              <w:rPr>
                <w:rFonts w:ascii="Times New Roman" w:eastAsia="宋体" w:hAnsi="Times New Roman" w:cs="Times New Roman"/>
                <w:sz w:val="20"/>
                <w:szCs w:val="24"/>
              </w:rPr>
              <w:fldChar w:fldCharType="end"/>
            </w:r>
            <w:r>
              <w:rPr>
                <w:rFonts w:ascii="Times New Roman" w:eastAsia="宋体" w:hAnsi="Times New Roman" w:cs="Times New Roman" w:hint="eastAsia"/>
                <w:sz w:val="20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 w:val="20"/>
                <w:szCs w:val="24"/>
              </w:rPr>
              <w:t>指令格式</w:t>
            </w:r>
          </w:p>
          <w:tbl>
            <w:tblPr>
              <w:tblStyle w:val="a9"/>
              <w:tblW w:w="0" w:type="auto"/>
              <w:jc w:val="center"/>
              <w:tblInd w:w="0" w:type="dxa"/>
              <w:tblLayout w:type="fixed"/>
              <w:tblCellMar>
                <w:left w:w="108" w:type="dxa"/>
                <w:right w:w="108" w:type="dxa"/>
              </w:tblCellMar>
              <w:tblLook w:val="04A0" w:firstRow="1" w:lastRow="0" w:firstColumn="1" w:lastColumn="0" w:noHBand="0" w:noVBand="1"/>
            </w:tblPr>
            <w:tblGrid>
              <w:gridCol w:w="1744"/>
              <w:gridCol w:w="1744"/>
              <w:gridCol w:w="1745"/>
              <w:gridCol w:w="1745"/>
            </w:tblGrid>
            <w:tr w:rsidR="000C251F" w14:paraId="638B4F7B" w14:textId="77777777">
              <w:trPr>
                <w:trHeight w:val="269"/>
                <w:jc w:val="center"/>
              </w:trPr>
              <w:tc>
                <w:tcPr>
                  <w:tcW w:w="1744" w:type="dxa"/>
                </w:tcPr>
                <w:p w14:paraId="0A2BE0A6" w14:textId="77777777" w:rsidR="000C251F" w:rsidRDefault="00177F60">
                  <w:pPr>
                    <w:jc w:val="center"/>
                    <w:rPr>
                      <w:rFonts w:ascii="Times New Roman" w:eastAsia="宋体" w:hAnsi="Times New Roman" w:cs="Times New Roman"/>
                    </w:rPr>
                  </w:pPr>
                  <w:r>
                    <w:rPr>
                      <w:rFonts w:ascii="Times New Roman" w:eastAsia="宋体" w:hAnsi="Times New Roman" w:cs="Times New Roman" w:hint="eastAsia"/>
                    </w:rPr>
                    <w:t>指令</w:t>
                  </w:r>
                </w:p>
              </w:tc>
              <w:tc>
                <w:tcPr>
                  <w:tcW w:w="1744" w:type="dxa"/>
                </w:tcPr>
                <w:p w14:paraId="5055E851" w14:textId="77777777" w:rsidR="000C251F" w:rsidRDefault="00177F60">
                  <w:pPr>
                    <w:jc w:val="center"/>
                    <w:rPr>
                      <w:rFonts w:ascii="Times New Roman" w:eastAsia="宋体" w:hAnsi="Times New Roman" w:cs="Times New Roman"/>
                    </w:rPr>
                  </w:pPr>
                  <w:r>
                    <w:rPr>
                      <w:rFonts w:ascii="Times New Roman" w:eastAsia="宋体" w:hAnsi="Times New Roman" w:cs="Times New Roman" w:hint="eastAsia"/>
                    </w:rPr>
                    <w:t>机器码</w:t>
                  </w:r>
                </w:p>
              </w:tc>
              <w:tc>
                <w:tcPr>
                  <w:tcW w:w="1745" w:type="dxa"/>
                </w:tcPr>
                <w:p w14:paraId="0ABE451E" w14:textId="77777777" w:rsidR="000C251F" w:rsidRDefault="00177F60">
                  <w:pPr>
                    <w:jc w:val="center"/>
                    <w:rPr>
                      <w:rFonts w:ascii="Times New Roman" w:eastAsia="宋体" w:hAnsi="Times New Roman" w:cs="Times New Roman"/>
                    </w:rPr>
                  </w:pPr>
                  <w:r>
                    <w:rPr>
                      <w:rFonts w:ascii="Times New Roman" w:eastAsia="宋体" w:hAnsi="Times New Roman" w:cs="Times New Roman" w:hint="eastAsia"/>
                    </w:rPr>
                    <w:t>长度</w:t>
                  </w:r>
                </w:p>
              </w:tc>
              <w:tc>
                <w:tcPr>
                  <w:tcW w:w="1745" w:type="dxa"/>
                </w:tcPr>
                <w:p w14:paraId="406E53A2" w14:textId="77777777" w:rsidR="000C251F" w:rsidRDefault="00177F60">
                  <w:pPr>
                    <w:jc w:val="center"/>
                    <w:rPr>
                      <w:rFonts w:ascii="Times New Roman" w:eastAsia="宋体" w:hAnsi="Times New Roman" w:cs="Times New Roman"/>
                    </w:rPr>
                  </w:pPr>
                  <w:r>
                    <w:rPr>
                      <w:rFonts w:ascii="Times New Roman" w:eastAsia="宋体" w:hAnsi="Times New Roman" w:cs="Times New Roman" w:hint="eastAsia"/>
                    </w:rPr>
                    <w:t>功能</w:t>
                  </w:r>
                </w:p>
              </w:tc>
            </w:tr>
            <w:tr w:rsidR="000C251F" w14:paraId="5112E807" w14:textId="77777777">
              <w:trPr>
                <w:trHeight w:val="269"/>
                <w:jc w:val="center"/>
              </w:trPr>
              <w:tc>
                <w:tcPr>
                  <w:tcW w:w="1744" w:type="dxa"/>
                </w:tcPr>
                <w:p w14:paraId="72751585" w14:textId="77777777" w:rsidR="000C251F" w:rsidRDefault="00177F60">
                  <w:pPr>
                    <w:jc w:val="center"/>
                    <w:rPr>
                      <w:rFonts w:ascii="Times New Roman" w:eastAsia="宋体" w:hAnsi="Times New Roman" w:cs="Times New Roman"/>
                    </w:rPr>
                  </w:pPr>
                  <w:r>
                    <w:rPr>
                      <w:rFonts w:ascii="Times New Roman" w:eastAsia="宋体" w:hAnsi="Times New Roman" w:cs="Times New Roman" w:hint="eastAsia"/>
                    </w:rPr>
                    <w:t>IN</w:t>
                  </w:r>
                </w:p>
              </w:tc>
              <w:tc>
                <w:tcPr>
                  <w:tcW w:w="1744" w:type="dxa"/>
                </w:tcPr>
                <w:p w14:paraId="10C7887B" w14:textId="77777777" w:rsidR="000C251F" w:rsidRDefault="00177F60">
                  <w:pPr>
                    <w:jc w:val="center"/>
                    <w:rPr>
                      <w:rFonts w:ascii="Times New Roman" w:eastAsia="宋体" w:hAnsi="Times New Roman" w:cs="Times New Roman"/>
                    </w:rPr>
                  </w:pPr>
                  <w:r>
                    <w:rPr>
                      <w:rFonts w:ascii="Times New Roman" w:eastAsia="宋体" w:hAnsi="Times New Roman" w:cs="Times New Roman" w:hint="eastAsia"/>
                    </w:rPr>
                    <w:t>00000000</w:t>
                  </w:r>
                </w:p>
              </w:tc>
              <w:tc>
                <w:tcPr>
                  <w:tcW w:w="1745" w:type="dxa"/>
                </w:tcPr>
                <w:p w14:paraId="51CB7F38" w14:textId="77777777" w:rsidR="000C251F" w:rsidRDefault="00177F60">
                  <w:pPr>
                    <w:jc w:val="center"/>
                    <w:rPr>
                      <w:rFonts w:ascii="Times New Roman" w:eastAsia="宋体" w:hAnsi="Times New Roman" w:cs="Times New Roman"/>
                    </w:rPr>
                  </w:pPr>
                  <w:r>
                    <w:rPr>
                      <w:rFonts w:ascii="Times New Roman" w:eastAsia="宋体" w:hAnsi="Times New Roman" w:cs="Times New Roman" w:hint="eastAsia"/>
                    </w:rPr>
                    <w:t>8</w:t>
                  </w:r>
                  <w:r>
                    <w:rPr>
                      <w:rFonts w:ascii="Times New Roman" w:eastAsia="宋体" w:hAnsi="Times New Roman" w:cs="Times New Roman" w:hint="eastAsia"/>
                    </w:rPr>
                    <w:t>位</w:t>
                  </w:r>
                </w:p>
              </w:tc>
              <w:tc>
                <w:tcPr>
                  <w:tcW w:w="1745" w:type="dxa"/>
                </w:tcPr>
                <w:p w14:paraId="06DC6B74" w14:textId="77777777" w:rsidR="000C251F" w:rsidRDefault="00177F60">
                  <w:pPr>
                    <w:jc w:val="center"/>
                    <w:rPr>
                      <w:rFonts w:ascii="Times New Roman" w:eastAsia="宋体" w:hAnsi="Times New Roman" w:cs="Times New Roman"/>
                    </w:rPr>
                  </w:pPr>
                  <w:r>
                    <w:rPr>
                      <w:rFonts w:ascii="Times New Roman" w:eastAsia="宋体" w:hAnsi="Times New Roman" w:cs="Times New Roman" w:hint="eastAsia"/>
                    </w:rPr>
                    <w:t>SW-&gt;R0</w:t>
                  </w:r>
                </w:p>
              </w:tc>
            </w:tr>
            <w:tr w:rsidR="000C251F" w14:paraId="35D48AFF" w14:textId="77777777">
              <w:trPr>
                <w:trHeight w:val="269"/>
                <w:jc w:val="center"/>
              </w:trPr>
              <w:tc>
                <w:tcPr>
                  <w:tcW w:w="1744" w:type="dxa"/>
                </w:tcPr>
                <w:p w14:paraId="5D5C38CC" w14:textId="77777777" w:rsidR="000C251F" w:rsidRDefault="00177F60">
                  <w:pPr>
                    <w:jc w:val="center"/>
                    <w:rPr>
                      <w:rFonts w:ascii="Times New Roman" w:eastAsia="宋体" w:hAnsi="Times New Roman" w:cs="Times New Roman"/>
                    </w:rPr>
                  </w:pPr>
                  <w:r>
                    <w:rPr>
                      <w:rFonts w:ascii="Times New Roman" w:eastAsia="宋体" w:hAnsi="Times New Roman" w:cs="Times New Roman" w:hint="eastAsia"/>
                    </w:rPr>
                    <w:t>ADD D</w:t>
                  </w:r>
                </w:p>
              </w:tc>
              <w:tc>
                <w:tcPr>
                  <w:tcW w:w="1744" w:type="dxa"/>
                </w:tcPr>
                <w:p w14:paraId="35FBC54C" w14:textId="77777777" w:rsidR="000C251F" w:rsidRDefault="00177F60">
                  <w:pPr>
                    <w:jc w:val="center"/>
                    <w:rPr>
                      <w:rFonts w:ascii="Times New Roman" w:eastAsia="宋体" w:hAnsi="Times New Roman" w:cs="Times New Roman"/>
                    </w:rPr>
                  </w:pPr>
                  <w:r>
                    <w:rPr>
                      <w:rFonts w:ascii="Times New Roman" w:eastAsia="宋体" w:hAnsi="Times New Roman" w:cs="Times New Roman" w:hint="eastAsia"/>
                    </w:rPr>
                    <w:t>00100000 D</w:t>
                  </w:r>
                </w:p>
              </w:tc>
              <w:tc>
                <w:tcPr>
                  <w:tcW w:w="1745" w:type="dxa"/>
                </w:tcPr>
                <w:p w14:paraId="16CCD0A0" w14:textId="77777777" w:rsidR="000C251F" w:rsidRDefault="00177F60">
                  <w:pPr>
                    <w:jc w:val="center"/>
                    <w:rPr>
                      <w:rFonts w:ascii="Times New Roman" w:eastAsia="宋体" w:hAnsi="Times New Roman" w:cs="Times New Roman"/>
                    </w:rPr>
                  </w:pPr>
                  <w:r>
                    <w:rPr>
                      <w:rFonts w:ascii="Times New Roman" w:eastAsia="宋体" w:hAnsi="Times New Roman" w:cs="Times New Roman" w:hint="eastAsia"/>
                    </w:rPr>
                    <w:t>16</w:t>
                  </w:r>
                  <w:r>
                    <w:rPr>
                      <w:rFonts w:ascii="Times New Roman" w:eastAsia="宋体" w:hAnsi="Times New Roman" w:cs="Times New Roman" w:hint="eastAsia"/>
                    </w:rPr>
                    <w:t>位</w:t>
                  </w:r>
                </w:p>
              </w:tc>
              <w:tc>
                <w:tcPr>
                  <w:tcW w:w="1745" w:type="dxa"/>
                </w:tcPr>
                <w:p w14:paraId="4A6C3FB3" w14:textId="77777777" w:rsidR="000C251F" w:rsidRDefault="00177F60">
                  <w:pPr>
                    <w:jc w:val="center"/>
                    <w:rPr>
                      <w:rFonts w:ascii="Times New Roman" w:eastAsia="宋体" w:hAnsi="Times New Roman" w:cs="Times New Roman"/>
                    </w:rPr>
                  </w:pPr>
                  <w:r>
                    <w:rPr>
                      <w:rFonts w:ascii="Times New Roman" w:eastAsia="宋体" w:hAnsi="Times New Roman" w:cs="Times New Roman" w:hint="eastAsia"/>
                    </w:rPr>
                    <w:t>R0+(D)-&gt; R0</w:t>
                  </w:r>
                </w:p>
              </w:tc>
            </w:tr>
            <w:tr w:rsidR="000C251F" w14:paraId="11B9309D" w14:textId="77777777">
              <w:trPr>
                <w:trHeight w:val="269"/>
                <w:jc w:val="center"/>
              </w:trPr>
              <w:tc>
                <w:tcPr>
                  <w:tcW w:w="1744" w:type="dxa"/>
                </w:tcPr>
                <w:p w14:paraId="35E531BA" w14:textId="77777777" w:rsidR="000C251F" w:rsidRDefault="00177F60">
                  <w:pPr>
                    <w:jc w:val="center"/>
                    <w:rPr>
                      <w:rFonts w:ascii="Times New Roman" w:eastAsia="宋体" w:hAnsi="Times New Roman" w:cs="Times New Roman"/>
                    </w:rPr>
                  </w:pPr>
                  <w:r>
                    <w:rPr>
                      <w:rFonts w:ascii="Times New Roman" w:eastAsia="宋体" w:hAnsi="Times New Roman" w:cs="Times New Roman" w:hint="eastAsia"/>
                    </w:rPr>
                    <w:t>STO D</w:t>
                  </w:r>
                </w:p>
              </w:tc>
              <w:tc>
                <w:tcPr>
                  <w:tcW w:w="1744" w:type="dxa"/>
                </w:tcPr>
                <w:p w14:paraId="34B18549" w14:textId="77777777" w:rsidR="000C251F" w:rsidRDefault="00177F60">
                  <w:pPr>
                    <w:jc w:val="center"/>
                    <w:rPr>
                      <w:rFonts w:ascii="Times New Roman" w:eastAsia="宋体" w:hAnsi="Times New Roman" w:cs="Times New Roman"/>
                    </w:rPr>
                  </w:pPr>
                  <w:r>
                    <w:rPr>
                      <w:rFonts w:ascii="Times New Roman" w:eastAsia="宋体" w:hAnsi="Times New Roman" w:cs="Times New Roman" w:hint="eastAsia"/>
                    </w:rPr>
                    <w:t>01000000 D</w:t>
                  </w:r>
                </w:p>
              </w:tc>
              <w:tc>
                <w:tcPr>
                  <w:tcW w:w="1745" w:type="dxa"/>
                </w:tcPr>
                <w:p w14:paraId="19531DC2" w14:textId="77777777" w:rsidR="000C251F" w:rsidRDefault="00177F60">
                  <w:pPr>
                    <w:jc w:val="center"/>
                    <w:rPr>
                      <w:rFonts w:ascii="Times New Roman" w:eastAsia="宋体" w:hAnsi="Times New Roman" w:cs="Times New Roman"/>
                    </w:rPr>
                  </w:pPr>
                  <w:r>
                    <w:rPr>
                      <w:rFonts w:ascii="Times New Roman" w:eastAsia="宋体" w:hAnsi="Times New Roman" w:cs="Times New Roman" w:hint="eastAsia"/>
                    </w:rPr>
                    <w:t>16</w:t>
                  </w:r>
                  <w:r>
                    <w:rPr>
                      <w:rFonts w:ascii="Times New Roman" w:eastAsia="宋体" w:hAnsi="Times New Roman" w:cs="Times New Roman" w:hint="eastAsia"/>
                    </w:rPr>
                    <w:t>位</w:t>
                  </w:r>
                </w:p>
              </w:tc>
              <w:tc>
                <w:tcPr>
                  <w:tcW w:w="1745" w:type="dxa"/>
                </w:tcPr>
                <w:p w14:paraId="24A965F5" w14:textId="77777777" w:rsidR="000C251F" w:rsidRDefault="00177F60">
                  <w:pPr>
                    <w:jc w:val="center"/>
                    <w:rPr>
                      <w:rFonts w:ascii="Times New Roman" w:eastAsia="宋体" w:hAnsi="Times New Roman" w:cs="Times New Roman"/>
                    </w:rPr>
                  </w:pPr>
                  <w:r>
                    <w:rPr>
                      <w:rFonts w:ascii="Times New Roman" w:eastAsia="宋体" w:hAnsi="Times New Roman" w:cs="Times New Roman" w:hint="eastAsia"/>
                    </w:rPr>
                    <w:t>R0-&gt;(D)</w:t>
                  </w:r>
                </w:p>
              </w:tc>
            </w:tr>
            <w:tr w:rsidR="000C251F" w14:paraId="5F286D7E" w14:textId="77777777">
              <w:trPr>
                <w:trHeight w:val="277"/>
                <w:jc w:val="center"/>
              </w:trPr>
              <w:tc>
                <w:tcPr>
                  <w:tcW w:w="1744" w:type="dxa"/>
                </w:tcPr>
                <w:p w14:paraId="088AAAE4" w14:textId="77777777" w:rsidR="000C251F" w:rsidRDefault="00177F60">
                  <w:pPr>
                    <w:jc w:val="center"/>
                    <w:rPr>
                      <w:rFonts w:ascii="Times New Roman" w:eastAsia="宋体" w:hAnsi="Times New Roman" w:cs="Times New Roman"/>
                    </w:rPr>
                  </w:pPr>
                  <w:r>
                    <w:rPr>
                      <w:rFonts w:ascii="Times New Roman" w:eastAsia="宋体" w:hAnsi="Times New Roman" w:cs="Times New Roman" w:hint="eastAsia"/>
                    </w:rPr>
                    <w:t>JMP D</w:t>
                  </w:r>
                </w:p>
              </w:tc>
              <w:tc>
                <w:tcPr>
                  <w:tcW w:w="1744" w:type="dxa"/>
                </w:tcPr>
                <w:p w14:paraId="4ACA949D" w14:textId="77777777" w:rsidR="000C251F" w:rsidRDefault="00177F60">
                  <w:pPr>
                    <w:jc w:val="center"/>
                    <w:rPr>
                      <w:rFonts w:ascii="Times New Roman" w:eastAsia="宋体" w:hAnsi="Times New Roman" w:cs="Times New Roman"/>
                    </w:rPr>
                  </w:pPr>
                  <w:r>
                    <w:rPr>
                      <w:rFonts w:ascii="Times New Roman" w:eastAsia="宋体" w:hAnsi="Times New Roman" w:cs="Times New Roman" w:hint="eastAsia"/>
                    </w:rPr>
                    <w:t>01100000 D</w:t>
                  </w:r>
                </w:p>
              </w:tc>
              <w:tc>
                <w:tcPr>
                  <w:tcW w:w="1745" w:type="dxa"/>
                </w:tcPr>
                <w:p w14:paraId="58B4362E" w14:textId="77777777" w:rsidR="000C251F" w:rsidRDefault="00177F60">
                  <w:pPr>
                    <w:jc w:val="center"/>
                    <w:rPr>
                      <w:rFonts w:ascii="Times New Roman" w:eastAsia="宋体" w:hAnsi="Times New Roman" w:cs="Times New Roman"/>
                    </w:rPr>
                  </w:pPr>
                  <w:r>
                    <w:rPr>
                      <w:rFonts w:ascii="Times New Roman" w:eastAsia="宋体" w:hAnsi="Times New Roman" w:cs="Times New Roman" w:hint="eastAsia"/>
                    </w:rPr>
                    <w:t>16</w:t>
                  </w:r>
                  <w:r>
                    <w:rPr>
                      <w:rFonts w:ascii="Times New Roman" w:eastAsia="宋体" w:hAnsi="Times New Roman" w:cs="Times New Roman" w:hint="eastAsia"/>
                    </w:rPr>
                    <w:t>位</w:t>
                  </w:r>
                </w:p>
              </w:tc>
              <w:tc>
                <w:tcPr>
                  <w:tcW w:w="1745" w:type="dxa"/>
                </w:tcPr>
                <w:p w14:paraId="148F792D" w14:textId="77777777" w:rsidR="000C251F" w:rsidRDefault="00177F60">
                  <w:pPr>
                    <w:jc w:val="center"/>
                    <w:rPr>
                      <w:rFonts w:ascii="Times New Roman" w:eastAsia="宋体" w:hAnsi="Times New Roman" w:cs="Times New Roman"/>
                    </w:rPr>
                  </w:pPr>
                  <w:r>
                    <w:rPr>
                      <w:rFonts w:ascii="Times New Roman" w:eastAsia="宋体" w:hAnsi="Times New Roman" w:cs="Times New Roman" w:hint="eastAsia"/>
                    </w:rPr>
                    <w:t>D-&gt;PC</w:t>
                  </w:r>
                </w:p>
              </w:tc>
            </w:tr>
          </w:tbl>
          <w:p w14:paraId="2CFD52D1" w14:textId="77777777" w:rsidR="000C251F" w:rsidRDefault="00177F60">
            <w:pPr>
              <w:jc w:val="left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每条指令的取指周期完全相同，周期结束的步骤</w:t>
            </w:r>
            <w:r>
              <w:rPr>
                <w:rFonts w:ascii="Calibri" w:eastAsia="宋体" w:hAnsi="Calibri" w:cs="Times New Roman" w:hint="eastAsia"/>
              </w:rPr>
              <w:t>3</w:t>
            </w:r>
            <w:r>
              <w:rPr>
                <w:rFonts w:ascii="Calibri" w:eastAsia="宋体" w:hAnsi="Calibri" w:cs="Times New Roman" w:hint="eastAsia"/>
              </w:rPr>
              <w:t>，将</w:t>
            </w:r>
            <w:r>
              <w:rPr>
                <w:rFonts w:ascii="Calibri" w:eastAsia="宋体" w:hAnsi="Calibri" w:cs="Times New Roman" w:hint="eastAsia"/>
              </w:rPr>
              <w:t>P1</w:t>
            </w:r>
            <w:r>
              <w:rPr>
                <w:rFonts w:ascii="Calibri" w:eastAsia="宋体" w:hAnsi="Calibri" w:cs="Times New Roman" w:hint="eastAsia"/>
              </w:rPr>
              <w:t>值为</w:t>
            </w:r>
            <w:r>
              <w:rPr>
                <w:rFonts w:ascii="Calibri" w:eastAsia="宋体" w:hAnsi="Calibri" w:cs="Times New Roman" w:hint="eastAsia"/>
              </w:rPr>
              <w:t>1,</w:t>
            </w:r>
            <w:r>
              <w:rPr>
                <w:rFonts w:ascii="Calibri" w:eastAsia="宋体" w:hAnsi="Calibri" w:cs="Times New Roman" w:hint="eastAsia"/>
              </w:rPr>
              <w:t>此时，下一条微指令根据</w:t>
            </w:r>
            <w:r>
              <w:rPr>
                <w:rFonts w:ascii="Calibri" w:eastAsia="宋体" w:hAnsi="Calibri" w:cs="Times New Roman" w:hint="eastAsia"/>
              </w:rPr>
              <w:t>IR</w:t>
            </w:r>
            <w:r>
              <w:rPr>
                <w:rFonts w:ascii="Calibri" w:eastAsia="宋体" w:hAnsi="Calibri" w:cs="Times New Roman" w:hint="eastAsia"/>
              </w:rPr>
              <w:t>的不同而出现分支，但最后都以新的取指周期作为结束（微地址</w:t>
            </w:r>
            <w:r>
              <w:rPr>
                <w:rFonts w:ascii="Calibri" w:eastAsia="宋体" w:hAnsi="Calibri" w:cs="Times New Roman" w:hint="eastAsia"/>
              </w:rPr>
              <w:t>02</w:t>
            </w:r>
            <w:r>
              <w:rPr>
                <w:rFonts w:ascii="Calibri" w:eastAsia="宋体" w:hAnsi="Calibri" w:cs="Times New Roman" w:hint="eastAsia"/>
              </w:rPr>
              <w:t>）。</w:t>
            </w:r>
          </w:p>
          <w:p w14:paraId="0D5EDFD0" w14:textId="77777777" w:rsidR="000C251F" w:rsidRDefault="00177F60">
            <w:pPr>
              <w:jc w:val="left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对应的微指令代码存放在控制存储器中，如下表所示，此处，微地址采用</w:t>
            </w:r>
            <w:r>
              <w:rPr>
                <w:rFonts w:ascii="Calibri" w:eastAsia="宋体" w:hAnsi="Calibri" w:cs="Times New Roman" w:hint="eastAsia"/>
              </w:rPr>
              <w:t>8</w:t>
            </w:r>
            <w:r>
              <w:rPr>
                <w:rFonts w:ascii="Calibri" w:eastAsia="宋体" w:hAnsi="Calibri" w:cs="Times New Roman" w:hint="eastAsia"/>
              </w:rPr>
              <w:t>进制表示：</w:t>
            </w:r>
          </w:p>
          <w:p w14:paraId="0BBCF7C5" w14:textId="77777777" w:rsidR="000C251F" w:rsidRDefault="00177F60">
            <w:pPr>
              <w:jc w:val="center"/>
              <w:rPr>
                <w:rFonts w:ascii="Times New Roman" w:eastAsia="宋体" w:hAnsi="Times New Roman" w:cs="Times New Roman"/>
                <w:sz w:val="20"/>
                <w:szCs w:val="24"/>
              </w:rPr>
            </w:pPr>
            <w:r>
              <w:rPr>
                <w:rFonts w:ascii="Times New Roman" w:eastAsia="宋体" w:hAnsi="Times New Roman" w:cs="Times New Roman"/>
                <w:sz w:val="20"/>
                <w:szCs w:val="24"/>
              </w:rPr>
              <w:t>表</w:t>
            </w:r>
            <w:r>
              <w:rPr>
                <w:rFonts w:ascii="Times New Roman" w:eastAsia="宋体" w:hAnsi="Times New Roman" w:cs="Times New Roman"/>
                <w:sz w:val="20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0"/>
                <w:szCs w:val="24"/>
              </w:rPr>
              <w:fldChar w:fldCharType="begin"/>
            </w:r>
            <w:r>
              <w:rPr>
                <w:rFonts w:ascii="Times New Roman" w:eastAsia="宋体" w:hAnsi="Times New Roman" w:cs="Times New Roman"/>
                <w:sz w:val="20"/>
                <w:szCs w:val="24"/>
              </w:rPr>
              <w:instrText xml:space="preserve"> SEQ </w:instrText>
            </w:r>
            <w:r>
              <w:rPr>
                <w:rFonts w:ascii="Times New Roman" w:eastAsia="宋体" w:hAnsi="Times New Roman" w:cs="Times New Roman"/>
                <w:sz w:val="20"/>
                <w:szCs w:val="24"/>
              </w:rPr>
              <w:instrText>表</w:instrText>
            </w:r>
            <w:r>
              <w:rPr>
                <w:rFonts w:ascii="Times New Roman" w:eastAsia="宋体" w:hAnsi="Times New Roman" w:cs="Times New Roman"/>
                <w:sz w:val="20"/>
                <w:szCs w:val="24"/>
              </w:rPr>
              <w:instrText xml:space="preserve"> \* ARABIC </w:instrText>
            </w:r>
            <w:r>
              <w:rPr>
                <w:rFonts w:ascii="Times New Roman" w:eastAsia="宋体" w:hAnsi="Times New Roman" w:cs="Times New Roman"/>
                <w:sz w:val="20"/>
                <w:szCs w:val="24"/>
              </w:rPr>
              <w:fldChar w:fldCharType="separate"/>
            </w:r>
            <w:r>
              <w:rPr>
                <w:rFonts w:ascii="Times New Roman" w:eastAsia="宋体" w:hAnsi="Times New Roman" w:cs="Times New Roman"/>
                <w:sz w:val="20"/>
                <w:szCs w:val="24"/>
              </w:rPr>
              <w:t>3</w:t>
            </w:r>
            <w:r>
              <w:rPr>
                <w:rFonts w:ascii="Times New Roman" w:eastAsia="宋体" w:hAnsi="Times New Roman" w:cs="Times New Roman"/>
                <w:sz w:val="20"/>
                <w:szCs w:val="24"/>
              </w:rPr>
              <w:fldChar w:fldCharType="end"/>
            </w:r>
            <w:r>
              <w:rPr>
                <w:rFonts w:ascii="Times New Roman" w:eastAsia="宋体" w:hAnsi="Times New Roman" w:cs="Times New Roman" w:hint="eastAsia"/>
                <w:sz w:val="20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 w:val="20"/>
                <w:szCs w:val="24"/>
              </w:rPr>
              <w:t>微指令二进制代码表</w:t>
            </w:r>
          </w:p>
          <w:tbl>
            <w:tblPr>
              <w:tblW w:w="8365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90"/>
              <w:gridCol w:w="333"/>
              <w:gridCol w:w="333"/>
              <w:gridCol w:w="333"/>
              <w:gridCol w:w="333"/>
              <w:gridCol w:w="333"/>
              <w:gridCol w:w="333"/>
              <w:gridCol w:w="333"/>
              <w:gridCol w:w="333"/>
              <w:gridCol w:w="333"/>
              <w:gridCol w:w="333"/>
              <w:gridCol w:w="334"/>
              <w:gridCol w:w="334"/>
              <w:gridCol w:w="334"/>
              <w:gridCol w:w="334"/>
              <w:gridCol w:w="334"/>
              <w:gridCol w:w="334"/>
              <w:gridCol w:w="334"/>
              <w:gridCol w:w="334"/>
              <w:gridCol w:w="334"/>
              <w:gridCol w:w="334"/>
              <w:gridCol w:w="334"/>
              <w:gridCol w:w="334"/>
              <w:gridCol w:w="334"/>
              <w:gridCol w:w="334"/>
            </w:tblGrid>
            <w:tr w:rsidR="000C251F" w14:paraId="35334583" w14:textId="77777777">
              <w:trPr>
                <w:trHeight w:val="90"/>
                <w:jc w:val="center"/>
              </w:trPr>
              <w:tc>
                <w:tcPr>
                  <w:tcW w:w="4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B7A05CC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位</w:t>
                  </w:r>
                </w:p>
              </w:tc>
              <w:tc>
                <w:tcPr>
                  <w:tcW w:w="3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33D5D05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23</w:t>
                  </w: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42650AD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22</w:t>
                  </w: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CF1B7BD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21</w:t>
                  </w: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022C506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20</w:t>
                  </w: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0ED384B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19</w:t>
                  </w: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795692A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18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9F05AE1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17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4DB55C9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16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D76D704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15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3236383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14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FAD4EC4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13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6B37531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12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DA3B749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CBB473B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7A888DC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9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7974560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8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14D4B77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7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D54FB08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6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02F43D7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5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04A5218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4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E3C2508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3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465829D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2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550B1A7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3BC2DBC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</w:tr>
            <w:tr w:rsidR="000C251F" w14:paraId="0A855FC5" w14:textId="77777777">
              <w:trPr>
                <w:trHeight w:val="783"/>
                <w:jc w:val="center"/>
              </w:trPr>
              <w:tc>
                <w:tcPr>
                  <w:tcW w:w="4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AFE7F9F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地址</w:t>
                  </w:r>
                </w:p>
              </w:tc>
              <w:tc>
                <w:tcPr>
                  <w:tcW w:w="3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60729FBF" w14:textId="77777777" w:rsidR="000C251F" w:rsidRDefault="00177F60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S3</w:t>
                  </w: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286749F0" w14:textId="77777777" w:rsidR="000C251F" w:rsidRDefault="00177F60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S2</w:t>
                  </w: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1D8C5714" w14:textId="77777777" w:rsidR="000C251F" w:rsidRDefault="00177F60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S1</w:t>
                  </w: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2BF55A68" w14:textId="77777777" w:rsidR="000C251F" w:rsidRDefault="00177F60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S0</w:t>
                  </w: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7E9A0DD6" w14:textId="77777777" w:rsidR="000C251F" w:rsidRDefault="00177F60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M</w:t>
                  </w: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7711C493" w14:textId="77777777" w:rsidR="000C251F" w:rsidRDefault="00177F60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-Cn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7FAF22BA" w14:textId="77777777" w:rsidR="000C251F" w:rsidRDefault="00177F60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-CE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7CD425FD" w14:textId="77777777" w:rsidR="000C251F" w:rsidRDefault="00177F60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WE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71C254D1" w14:textId="77777777" w:rsidR="000C251F" w:rsidRDefault="00177F60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-LOAD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473CC425" w14:textId="77777777" w:rsidR="000C251F" w:rsidRDefault="00177F60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LDR0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013DA0C7" w14:textId="77777777" w:rsidR="000C251F" w:rsidRDefault="00177F60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LDDR1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344DA3E6" w14:textId="77777777" w:rsidR="000C251F" w:rsidRDefault="00177F60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LDDR2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21956B7A" w14:textId="77777777" w:rsidR="000C251F" w:rsidRDefault="00177F60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LDIR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7C48D9C8" w14:textId="77777777" w:rsidR="000C251F" w:rsidRDefault="00177F60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LDPC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11D7C788" w14:textId="77777777" w:rsidR="000C251F" w:rsidRDefault="00177F60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LDAR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1E0E5DA3" w14:textId="77777777" w:rsidR="000C251F" w:rsidRDefault="00177F60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-ALU-B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282AF6A8" w14:textId="77777777" w:rsidR="000C251F" w:rsidRDefault="00177F60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-PC-B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1345469A" w14:textId="77777777" w:rsidR="000C251F" w:rsidRDefault="00177F60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-SW-B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63B244EE" w14:textId="77777777" w:rsidR="000C251F" w:rsidRDefault="00177F60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-R0-B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490B4723" w14:textId="77777777" w:rsidR="000C251F" w:rsidRDefault="00177F60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P(1)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50B4DA0A" w14:textId="77777777" w:rsidR="000C251F" w:rsidRDefault="00177F60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uA3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451D80AF" w14:textId="77777777" w:rsidR="000C251F" w:rsidRDefault="00177F60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uA2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17DE8541" w14:textId="77777777" w:rsidR="000C251F" w:rsidRDefault="00177F60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uA1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textDirection w:val="btLr"/>
                  <w:vAlign w:val="center"/>
                </w:tcPr>
                <w:p w14:paraId="4EAAD39F" w14:textId="77777777" w:rsidR="000C251F" w:rsidRDefault="00177F60">
                  <w:pPr>
                    <w:widowControl/>
                    <w:ind w:left="113" w:right="113"/>
                    <w:jc w:val="center"/>
                    <w:textAlignment w:val="center"/>
                    <w:rPr>
                      <w:rFonts w:ascii="宋体" w:eastAsia="宋体" w:hAnsi="宋体" w:cs="宋体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18"/>
                      <w:szCs w:val="18"/>
                      <w:lang w:bidi="ar"/>
                    </w:rPr>
                    <w:t>uA0</w:t>
                  </w:r>
                </w:p>
              </w:tc>
            </w:tr>
            <w:tr w:rsidR="000C251F" w14:paraId="7EC8471C" w14:textId="77777777">
              <w:trPr>
                <w:trHeight w:val="270"/>
                <w:jc w:val="center"/>
              </w:trPr>
              <w:tc>
                <w:tcPr>
                  <w:tcW w:w="4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9B7B659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00</w:t>
                  </w:r>
                </w:p>
              </w:tc>
              <w:tc>
                <w:tcPr>
                  <w:tcW w:w="3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7DB4D7F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338E0D3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815B069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31D50A2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6AB424C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31B4996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8E2A927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A8016B6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EF410EB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439E82D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C8CFA43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769B61A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D7BF484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7602319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E2F6A4B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C0DB4E3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4E122D6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C023253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B51780A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F76E209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ECA5B45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41C4466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B78F131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9C9D39E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</w:tr>
            <w:tr w:rsidR="000C251F" w14:paraId="6634AC10" w14:textId="77777777">
              <w:trPr>
                <w:trHeight w:val="270"/>
                <w:jc w:val="center"/>
              </w:trPr>
              <w:tc>
                <w:tcPr>
                  <w:tcW w:w="4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45D00E5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01</w:t>
                  </w:r>
                </w:p>
              </w:tc>
              <w:tc>
                <w:tcPr>
                  <w:tcW w:w="3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EF8379E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37A8DD9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FA0BBC9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450F4E6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0CFDE18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187FD95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918262F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E7D8AFA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149719C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99850E1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3638E19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D4F1E10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F412282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0D58EC6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BD30896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9FD4759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4A6E789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20D7A8A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A22DF12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6D46E56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E99A6F1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7A65340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2D4A713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31A622A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</w:tr>
            <w:tr w:rsidR="000C251F" w14:paraId="5B2E0463" w14:textId="77777777">
              <w:trPr>
                <w:trHeight w:val="270"/>
                <w:jc w:val="center"/>
              </w:trPr>
              <w:tc>
                <w:tcPr>
                  <w:tcW w:w="4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DB9D49B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02</w:t>
                  </w:r>
                </w:p>
              </w:tc>
              <w:tc>
                <w:tcPr>
                  <w:tcW w:w="3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D1DFC47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263EB95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E51B161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F0ED8FE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7A73A67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57848C1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28BC497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701C2B3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99731F5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8645141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B8E0EDF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3DD35D6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8672EC1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9797E0D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4E58DB2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5799863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4D80D0B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F793B3B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8E23746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96F678C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1E44E02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E918F00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127B888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BDF28D4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</w:tr>
            <w:tr w:rsidR="000C251F" w14:paraId="5B91C1CD" w14:textId="77777777">
              <w:trPr>
                <w:trHeight w:val="270"/>
                <w:jc w:val="center"/>
              </w:trPr>
              <w:tc>
                <w:tcPr>
                  <w:tcW w:w="4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F6B2CB9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03</w:t>
                  </w:r>
                </w:p>
              </w:tc>
              <w:tc>
                <w:tcPr>
                  <w:tcW w:w="3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D9F781F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9CFF89C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A8126C2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7B888CA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D647C96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30C39BF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7101127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E6EEAEC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0372CFC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FC5A3CE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C29CAA8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A509167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FE71EB8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0924DD0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7BFFDA8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B72C862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D7E33D7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D978996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9860819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5F1814C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CFA0EC2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01513A0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39EB15F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A0777F6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</w:tr>
            <w:tr w:rsidR="000C251F" w14:paraId="2C35750B" w14:textId="77777777">
              <w:trPr>
                <w:trHeight w:val="270"/>
                <w:jc w:val="center"/>
              </w:trPr>
              <w:tc>
                <w:tcPr>
                  <w:tcW w:w="4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1C4C079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04</w:t>
                  </w:r>
                </w:p>
              </w:tc>
              <w:tc>
                <w:tcPr>
                  <w:tcW w:w="3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418A41E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05CFBA6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A2EFDAD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7C69EC1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9C521D6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AAFF2C5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B015C36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E3B6C25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8B089D5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7A4614F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835DEA2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5AA928B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BC49FFC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13A56F2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62657EF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8083361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DA7FBFB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07AD408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324F684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C122E52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087F01C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A132070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AD0405A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241AA78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</w:tr>
            <w:tr w:rsidR="000C251F" w14:paraId="2752020A" w14:textId="77777777">
              <w:trPr>
                <w:trHeight w:val="270"/>
                <w:jc w:val="center"/>
              </w:trPr>
              <w:tc>
                <w:tcPr>
                  <w:tcW w:w="4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9D7EA5D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05</w:t>
                  </w:r>
                </w:p>
              </w:tc>
              <w:tc>
                <w:tcPr>
                  <w:tcW w:w="3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B46A138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FA393FF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1716F62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7CAE2F5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D71C178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0180B16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56E1372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AECEF0F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E9BC2A2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8866C77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7FBB9C5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F12784E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29E3BF4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B6EBD9C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26CC578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1E0551E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62E23E5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323EF09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495D82D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393211E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E6A75E2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5392DD9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DA0DA5D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EE5F76E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</w:tr>
            <w:tr w:rsidR="000C251F" w14:paraId="1DD55DA1" w14:textId="77777777">
              <w:trPr>
                <w:trHeight w:val="270"/>
                <w:jc w:val="center"/>
              </w:trPr>
              <w:tc>
                <w:tcPr>
                  <w:tcW w:w="4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02513A0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06</w:t>
                  </w:r>
                </w:p>
              </w:tc>
              <w:tc>
                <w:tcPr>
                  <w:tcW w:w="3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96E9A5E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324FFA9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D70C571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A537217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E4CC7B9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2970F92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83D4E8C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2FB2A06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88807DD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5A28166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64B1745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9C89D84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04F9690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84FE256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BAAD6C8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3FE92D2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85345CC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DA99633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DF3FC5D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42573D1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BD918AD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2949983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9D20950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9BC09EB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</w:tr>
            <w:tr w:rsidR="000C251F" w14:paraId="67860A88" w14:textId="77777777">
              <w:trPr>
                <w:trHeight w:val="270"/>
                <w:jc w:val="center"/>
              </w:trPr>
              <w:tc>
                <w:tcPr>
                  <w:tcW w:w="4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D75BA7D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07</w:t>
                  </w:r>
                </w:p>
              </w:tc>
              <w:tc>
                <w:tcPr>
                  <w:tcW w:w="3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8800E73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3B71EBA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322B450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56C4CE2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6CE628D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6A79D27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744CA85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51A12A2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4497AD0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1F94C9D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3FCEEB6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95EA77D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F4C4B6A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CF5F5A7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2DDE0D6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5072B0F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F0BDCED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5276150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2CD2583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324D834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786EC8D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E2DB6C4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AC94A01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728E92C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</w:tr>
            <w:tr w:rsidR="000C251F" w14:paraId="085093FF" w14:textId="77777777">
              <w:trPr>
                <w:trHeight w:val="270"/>
                <w:jc w:val="center"/>
              </w:trPr>
              <w:tc>
                <w:tcPr>
                  <w:tcW w:w="4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C4F0389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10</w:t>
                  </w:r>
                </w:p>
              </w:tc>
              <w:tc>
                <w:tcPr>
                  <w:tcW w:w="3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E47697A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4A62478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4D1DD71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2292DB0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0CA9985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7706253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D78F048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3A6C3BC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FAFEB5F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AE580E3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18E7B73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222D5B3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D6D1595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CE1E201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0A7F0FE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5D515B1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AAE03D6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0D60F18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F0DEA35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3DEA89A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FF7025F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222DC0B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E604A32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F0B1C7C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</w:tr>
            <w:tr w:rsidR="000C251F" w14:paraId="6A50B72E" w14:textId="77777777">
              <w:trPr>
                <w:trHeight w:val="270"/>
                <w:jc w:val="center"/>
              </w:trPr>
              <w:tc>
                <w:tcPr>
                  <w:tcW w:w="4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64A540A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lastRenderedPageBreak/>
                    <w:t>1</w:t>
                  </w:r>
                </w:p>
              </w:tc>
              <w:tc>
                <w:tcPr>
                  <w:tcW w:w="3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C86B22A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lastRenderedPageBreak/>
                    <w:t>0</w:t>
                  </w: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66DC762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C86B114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64401C4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A048A35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B36CA1A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FF41FC9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37441C8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E0C4E60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927A5F8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11706EB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B712775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F03954A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782ECEE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4C85761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4CCF3D0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5B248A8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39A238F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B52E637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6568779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0980F56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4914309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3C5A696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09474C6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</w:tr>
            <w:tr w:rsidR="000C251F" w14:paraId="123B3923" w14:textId="77777777">
              <w:trPr>
                <w:trHeight w:val="270"/>
                <w:jc w:val="center"/>
              </w:trPr>
              <w:tc>
                <w:tcPr>
                  <w:tcW w:w="4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5904517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12</w:t>
                  </w:r>
                </w:p>
              </w:tc>
              <w:tc>
                <w:tcPr>
                  <w:tcW w:w="3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AB753FA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61D88BE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613C2A8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F1F7483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4C57206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5B41F01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A164680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39B6DDF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CD2E7E5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216F48A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5B01C64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03DDC08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02EDF20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132754A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7CA673C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AE73860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36A6A9B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4888AD6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542F501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4BE0939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9748BBA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7212500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D956750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7A93AA2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</w:tr>
            <w:tr w:rsidR="000C251F" w14:paraId="32C49577" w14:textId="77777777">
              <w:trPr>
                <w:trHeight w:val="270"/>
                <w:jc w:val="center"/>
              </w:trPr>
              <w:tc>
                <w:tcPr>
                  <w:tcW w:w="4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50BB6DB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13</w:t>
                  </w:r>
                </w:p>
              </w:tc>
              <w:tc>
                <w:tcPr>
                  <w:tcW w:w="3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D729972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075727F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4B641EF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F0C58D2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7B858D0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6340C64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5CC103A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09747E0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6AD4F2A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1C2E296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C7B76A6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7839632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E25D87A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CEE91C4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75AF70C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7C4884F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9AE2FC4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A6B4FCA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1E0CD34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82D0F0B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3A6F9F5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7CFE120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CFC8082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0</w:t>
                  </w: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DDAED0B" w14:textId="77777777" w:rsidR="000C251F" w:rsidRDefault="00177F60">
                  <w:pPr>
                    <w:widowControl/>
                    <w:jc w:val="righ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</w:t>
                  </w:r>
                </w:p>
              </w:tc>
            </w:tr>
            <w:tr w:rsidR="000C251F" w14:paraId="43D384D5" w14:textId="77777777">
              <w:trPr>
                <w:trHeight w:val="270"/>
                <w:jc w:val="center"/>
              </w:trPr>
              <w:tc>
                <w:tcPr>
                  <w:tcW w:w="4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AA6C13C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14</w:t>
                  </w:r>
                </w:p>
              </w:tc>
              <w:tc>
                <w:tcPr>
                  <w:tcW w:w="3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A4FEDD2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7634EA7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7CD53CF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B14D855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9BC0E32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E795B6C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0B50E1D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CEB13C6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1627756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988EC77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4E48358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D8FB94E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DC4ECBC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6BAA477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1443D99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1FC04A7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C4B4DFC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FFBBC26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76DE489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DE51072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7B4B37E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A56A698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941C313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AE59009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</w:tr>
            <w:tr w:rsidR="000C251F" w14:paraId="20CDE103" w14:textId="77777777">
              <w:trPr>
                <w:trHeight w:val="270"/>
                <w:jc w:val="center"/>
              </w:trPr>
              <w:tc>
                <w:tcPr>
                  <w:tcW w:w="4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49BB7DF" w14:textId="77777777" w:rsidR="000C251F" w:rsidRDefault="00177F60">
                  <w:pPr>
                    <w:widowControl/>
                    <w:jc w:val="left"/>
                    <w:textAlignment w:val="center"/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  <w:lang w:bidi="ar"/>
                    </w:rPr>
                    <w:t>15</w:t>
                  </w:r>
                </w:p>
              </w:tc>
              <w:tc>
                <w:tcPr>
                  <w:tcW w:w="3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4E9AD59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3ABDFD0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3B5F60B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6ACE8C7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26AD989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8281BEE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5C47E62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E31586E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61A6434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D82FC7A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51CA924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791953C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716D965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29EACD0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C589F72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EE9CA3A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A000FFA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F71BBDF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9410985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F16ECEF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D8C80D0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2368C4B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1B10631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3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F4763D5" w14:textId="77777777" w:rsidR="000C251F" w:rsidRDefault="000C251F">
                  <w:pPr>
                    <w:rPr>
                      <w:rFonts w:ascii="宋体" w:eastAsia="宋体" w:hAnsi="宋体" w:cs="宋体"/>
                      <w:color w:val="000000"/>
                      <w:sz w:val="20"/>
                      <w:szCs w:val="20"/>
                    </w:rPr>
                  </w:pPr>
                </w:p>
              </w:tc>
            </w:tr>
          </w:tbl>
          <w:p w14:paraId="153DE2AB" w14:textId="77777777" w:rsidR="000C251F" w:rsidRDefault="000C251F">
            <w:pPr>
              <w:jc w:val="center"/>
              <w:rPr>
                <w:rFonts w:ascii="Calibri" w:eastAsia="宋体" w:hAnsi="Calibri" w:cs="Times New Roman"/>
              </w:rPr>
            </w:pPr>
          </w:p>
          <w:p w14:paraId="022D84E7" w14:textId="77777777" w:rsidR="000C251F" w:rsidRDefault="00177F60">
            <w:pPr>
              <w:keepNext/>
              <w:keepLines/>
              <w:spacing w:before="260" w:after="260" w:line="416" w:lineRule="auto"/>
              <w:jc w:val="center"/>
              <w:outlineLvl w:val="2"/>
              <w:rPr>
                <w:rFonts w:ascii="Calibri" w:eastAsia="宋体" w:hAnsi="Calibri" w:cs="Times New Roman"/>
                <w:b/>
                <w:bCs/>
                <w:sz w:val="24"/>
                <w:szCs w:val="24"/>
              </w:rPr>
            </w:pPr>
            <w:bookmarkStart w:id="3" w:name="_Toc448153242"/>
            <w:r>
              <w:rPr>
                <w:rFonts w:ascii="Calibri" w:eastAsia="宋体" w:hAnsi="Calibri" w:cs="Times New Roman"/>
                <w:b/>
                <w:bCs/>
                <w:noProof/>
                <w:sz w:val="32"/>
                <w:szCs w:val="32"/>
              </w:rPr>
              <w:drawing>
                <wp:inline distT="0" distB="0" distL="114300" distR="114300" wp14:anchorId="359EDF41" wp14:editId="2AE7A28C">
                  <wp:extent cx="5142230" cy="4451985"/>
                  <wp:effectExtent l="0" t="0" r="1270" b="5715"/>
                  <wp:docPr id="23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230" cy="4451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505009" w14:textId="77777777" w:rsidR="000C251F" w:rsidRDefault="00177F60">
            <w:pPr>
              <w:widowControl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图</w:t>
            </w:r>
            <w:r>
              <w:rPr>
                <w:rFonts w:ascii="宋体" w:eastAsia="宋体" w:hAnsi="宋体" w:cs="Times New Roman" w:hint="eastAsia"/>
                <w:szCs w:val="21"/>
              </w:rPr>
              <w:t>4</w:t>
            </w:r>
            <w:r>
              <w:rPr>
                <w:rFonts w:ascii="宋体" w:eastAsia="宋体" w:hAnsi="宋体" w:cs="Times New Roman" w:hint="eastAsia"/>
                <w:szCs w:val="21"/>
              </w:rPr>
              <w:t>微程序控制器实验电路图</w:t>
            </w:r>
          </w:p>
          <w:p w14:paraId="4F1B3300" w14:textId="77777777" w:rsidR="000C251F" w:rsidRDefault="00177F60">
            <w:pPr>
              <w:keepNext/>
              <w:keepLines/>
              <w:spacing w:before="260" w:after="260" w:line="416" w:lineRule="auto"/>
              <w:outlineLvl w:val="2"/>
              <w:rPr>
                <w:rFonts w:ascii="Calibri" w:eastAsia="宋体" w:hAnsi="Calibri" w:cs="Times New Roman"/>
                <w:b/>
                <w:bCs/>
                <w:sz w:val="24"/>
                <w:szCs w:val="24"/>
              </w:rPr>
            </w:pPr>
            <w:r>
              <w:rPr>
                <w:rFonts w:ascii="Calibri" w:eastAsia="宋体" w:hAnsi="Calibri" w:cs="Times New Roman" w:hint="eastAsia"/>
                <w:b/>
                <w:bCs/>
                <w:sz w:val="24"/>
                <w:szCs w:val="24"/>
              </w:rPr>
              <w:t>三、实验设备</w:t>
            </w:r>
            <w:bookmarkEnd w:id="3"/>
          </w:p>
          <w:p w14:paraId="61806DA6" w14:textId="77777777" w:rsidR="000C251F" w:rsidRDefault="00177F60">
            <w:pPr>
              <w:numPr>
                <w:ilvl w:val="0"/>
                <w:numId w:val="7"/>
              </w:num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TEC-5G</w:t>
            </w:r>
            <w:r>
              <w:rPr>
                <w:rFonts w:ascii="Calibri" w:eastAsia="宋体" w:hAnsi="Calibri" w:cs="Times New Roman" w:hint="eastAsia"/>
              </w:rPr>
              <w:t>计算机组成实验系统</w:t>
            </w:r>
            <w:r>
              <w:rPr>
                <w:rFonts w:ascii="Calibri" w:eastAsia="宋体" w:hAnsi="Calibri" w:cs="Times New Roman" w:hint="eastAsia"/>
              </w:rPr>
              <w:t>1</w:t>
            </w:r>
            <w:r>
              <w:rPr>
                <w:rFonts w:ascii="Calibri" w:eastAsia="宋体" w:hAnsi="Calibri" w:cs="Times New Roman" w:hint="eastAsia"/>
              </w:rPr>
              <w:t>台</w:t>
            </w:r>
            <w:r>
              <w:rPr>
                <w:rFonts w:ascii="Calibri" w:eastAsia="宋体" w:hAnsi="Calibri" w:cs="Times New Roman" w:hint="eastAsia"/>
              </w:rPr>
              <w:t>+</w:t>
            </w:r>
            <w:r>
              <w:rPr>
                <w:rFonts w:ascii="Calibri" w:eastAsia="宋体" w:hAnsi="Calibri" w:cs="Times New Roman" w:hint="eastAsia"/>
              </w:rPr>
              <w:t>仿真软件</w:t>
            </w:r>
          </w:p>
          <w:p w14:paraId="16FB73AA" w14:textId="77777777" w:rsidR="000C251F" w:rsidRDefault="00177F60">
            <w:pPr>
              <w:numPr>
                <w:ilvl w:val="0"/>
                <w:numId w:val="7"/>
              </w:num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逻辑测试笔一支（在实验台上）</w:t>
            </w:r>
          </w:p>
          <w:p w14:paraId="47910BFC" w14:textId="77777777" w:rsidR="000C251F" w:rsidRDefault="00177F60">
            <w:pPr>
              <w:numPr>
                <w:ilvl w:val="0"/>
                <w:numId w:val="7"/>
              </w:num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双踪示波器一台（公用）</w:t>
            </w:r>
          </w:p>
          <w:p w14:paraId="2285AA79" w14:textId="77777777" w:rsidR="000C251F" w:rsidRDefault="00177F60">
            <w:pPr>
              <w:numPr>
                <w:ilvl w:val="0"/>
                <w:numId w:val="7"/>
              </w:num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万用表一只（公用）</w:t>
            </w:r>
          </w:p>
          <w:p w14:paraId="7CE9BB52" w14:textId="77777777" w:rsidR="000C251F" w:rsidRDefault="00177F60">
            <w:pPr>
              <w:keepNext/>
              <w:keepLines/>
              <w:spacing w:before="260" w:after="260" w:line="416" w:lineRule="auto"/>
              <w:outlineLvl w:val="2"/>
              <w:rPr>
                <w:rFonts w:ascii="Calibri" w:eastAsia="宋体" w:hAnsi="Calibri" w:cs="Times New Roman"/>
                <w:b/>
                <w:bCs/>
                <w:sz w:val="24"/>
                <w:szCs w:val="24"/>
              </w:rPr>
            </w:pPr>
            <w:bookmarkStart w:id="4" w:name="_Toc448153243"/>
            <w:r>
              <w:rPr>
                <w:rFonts w:ascii="Calibri" w:eastAsia="宋体" w:hAnsi="Calibri" w:cs="Times New Roman" w:hint="eastAsia"/>
                <w:b/>
                <w:bCs/>
                <w:sz w:val="24"/>
                <w:szCs w:val="24"/>
              </w:rPr>
              <w:lastRenderedPageBreak/>
              <w:t>四、实验任务</w:t>
            </w:r>
            <w:bookmarkEnd w:id="4"/>
          </w:p>
          <w:p w14:paraId="2DC4310D" w14:textId="77777777" w:rsidR="000C251F" w:rsidRDefault="00177F60">
            <w:pPr>
              <w:numPr>
                <w:ilvl w:val="0"/>
                <w:numId w:val="8"/>
              </w:numPr>
              <w:ind w:left="840" w:hanging="420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连接电路</w:t>
            </w:r>
          </w:p>
          <w:p w14:paraId="5A9A87BA" w14:textId="77777777" w:rsidR="000C251F" w:rsidRDefault="00177F60">
            <w:pPr>
              <w:numPr>
                <w:ilvl w:val="0"/>
                <w:numId w:val="8"/>
              </w:numPr>
              <w:ind w:left="840" w:hanging="420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电路预置：</w:t>
            </w:r>
            <w:r>
              <w:rPr>
                <w:rFonts w:ascii="Calibri" w:eastAsia="宋体" w:hAnsi="Calibri" w:cs="Times New Roman" w:hint="eastAsia"/>
              </w:rPr>
              <w:t>ROM</w:t>
            </w:r>
            <w:r>
              <w:rPr>
                <w:rFonts w:ascii="Calibri" w:eastAsia="宋体" w:hAnsi="Calibri" w:cs="Times New Roman" w:hint="eastAsia"/>
              </w:rPr>
              <w:t>芯片的</w:t>
            </w:r>
            <w:r>
              <w:rPr>
                <w:rFonts w:ascii="Calibri" w:eastAsia="宋体" w:hAnsi="Calibri" w:cs="Times New Roman" w:hint="eastAsia"/>
                <w:noProof/>
              </w:rPr>
              <w:drawing>
                <wp:inline distT="0" distB="0" distL="114300" distR="114300" wp14:anchorId="135397D9" wp14:editId="08F52226">
                  <wp:extent cx="227965" cy="127000"/>
                  <wp:effectExtent l="0" t="0" r="635" b="0"/>
                  <wp:docPr id="15" name="图片 15" descr="equation0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equation00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965" cy="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宋体" w:hAnsi="Calibri" w:cs="Times New Roman" w:hint="eastAsia"/>
              </w:rPr>
              <w:t>，</w:t>
            </w:r>
            <w:r>
              <w:rPr>
                <w:rFonts w:ascii="Calibri" w:eastAsia="宋体" w:hAnsi="Calibri" w:cs="Times New Roman" w:hint="eastAsia"/>
                <w:noProof/>
              </w:rPr>
              <w:drawing>
                <wp:inline distT="0" distB="0" distL="114300" distR="114300" wp14:anchorId="3F2BB5C4" wp14:editId="0AE8EF42">
                  <wp:extent cx="230505" cy="128270"/>
                  <wp:effectExtent l="0" t="0" r="10795" b="11430"/>
                  <wp:docPr id="16" name="图片 16" descr="equation0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equation00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" cy="128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宋体" w:hAnsi="Calibri" w:cs="Times New Roman" w:hint="eastAsia"/>
              </w:rPr>
              <w:t>，</w:t>
            </w:r>
            <w:r>
              <w:rPr>
                <w:rFonts w:ascii="Calibri" w:eastAsia="宋体" w:hAnsi="Calibri" w:cs="Times New Roman" w:hint="eastAsia"/>
              </w:rPr>
              <w:t>A4</w:t>
            </w:r>
            <w:r>
              <w:rPr>
                <w:rFonts w:ascii="Calibri" w:eastAsia="宋体" w:hAnsi="Calibri" w:cs="Times New Roman" w:hint="eastAsia"/>
              </w:rPr>
              <w:t>，</w:t>
            </w:r>
            <w:r>
              <w:rPr>
                <w:rFonts w:ascii="Calibri" w:eastAsia="宋体" w:hAnsi="Calibri" w:cs="Times New Roman" w:hint="eastAsia"/>
              </w:rPr>
              <w:t>A5</w:t>
            </w:r>
            <w:r>
              <w:rPr>
                <w:rFonts w:ascii="Calibri" w:eastAsia="宋体" w:hAnsi="Calibri" w:cs="Times New Roman" w:hint="eastAsia"/>
              </w:rPr>
              <w:t>引脚均置为</w:t>
            </w:r>
            <w:r>
              <w:rPr>
                <w:rFonts w:ascii="Calibri" w:eastAsia="宋体" w:hAnsi="Calibri" w:cs="Times New Roman" w:hint="eastAsia"/>
              </w:rPr>
              <w:t xml:space="preserve">0, </w:t>
            </w:r>
            <w:r>
              <w:rPr>
                <w:rFonts w:ascii="Calibri" w:eastAsia="宋体" w:hAnsi="Calibri" w:cs="Times New Roman" w:hint="eastAsia"/>
              </w:rPr>
              <w:t>微地址寄存器的</w:t>
            </w:r>
            <w:r>
              <w:rPr>
                <w:rFonts w:ascii="Calibri" w:eastAsia="宋体" w:hAnsi="Calibri" w:cs="Times New Roman" w:hint="eastAsia"/>
                <w:noProof/>
              </w:rPr>
              <w:drawing>
                <wp:inline distT="0" distB="0" distL="114300" distR="114300" wp14:anchorId="252F5C4B" wp14:editId="24F46E42">
                  <wp:extent cx="311785" cy="123825"/>
                  <wp:effectExtent l="0" t="0" r="5715" b="3175"/>
                  <wp:docPr id="18" name="图片 18" descr="equation0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equation02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85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宋体" w:hAnsi="Calibri" w:cs="Times New Roman" w:hint="eastAsia"/>
              </w:rPr>
              <w:t>置</w:t>
            </w:r>
            <w:r>
              <w:rPr>
                <w:rFonts w:ascii="Calibri" w:eastAsia="宋体" w:hAnsi="Calibri" w:cs="Times New Roman" w:hint="eastAsia"/>
              </w:rPr>
              <w:t>0</w:t>
            </w:r>
            <w:r>
              <w:rPr>
                <w:rFonts w:ascii="Calibri" w:eastAsia="宋体" w:hAnsi="Calibri" w:cs="Times New Roman" w:hint="eastAsia"/>
              </w:rPr>
              <w:t>，时序发生器</w:t>
            </w:r>
            <w:r>
              <w:rPr>
                <w:rFonts w:ascii="Calibri" w:eastAsia="宋体" w:hAnsi="Calibri" w:cs="Times New Roman" w:hint="eastAsia"/>
              </w:rPr>
              <w:t>Step</w:t>
            </w:r>
            <w:r>
              <w:rPr>
                <w:rFonts w:ascii="Calibri" w:eastAsia="宋体" w:hAnsi="Calibri" w:cs="Times New Roman" w:hint="eastAsia"/>
              </w:rPr>
              <w:t>置</w:t>
            </w:r>
            <w:r>
              <w:rPr>
                <w:rFonts w:ascii="Calibri" w:eastAsia="宋体" w:hAnsi="Calibri" w:cs="Times New Roman" w:hint="eastAsia"/>
              </w:rPr>
              <w:t>1</w:t>
            </w:r>
            <w:r>
              <w:rPr>
                <w:rFonts w:ascii="Calibri" w:eastAsia="宋体" w:hAnsi="Calibri" w:cs="Times New Roman" w:hint="eastAsia"/>
              </w:rPr>
              <w:t>；</w:t>
            </w:r>
          </w:p>
          <w:p w14:paraId="7555D9C3" w14:textId="77777777" w:rsidR="000C251F" w:rsidRDefault="00177F60">
            <w:pPr>
              <w:numPr>
                <w:ilvl w:val="0"/>
                <w:numId w:val="8"/>
              </w:numPr>
              <w:ind w:left="840" w:hanging="420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打开电源。此时微地址寄存器应当输出</w:t>
            </w:r>
            <w:r>
              <w:rPr>
                <w:rFonts w:ascii="Calibri" w:eastAsia="宋体" w:hAnsi="Calibri" w:cs="Times New Roman" w:hint="eastAsia"/>
              </w:rPr>
              <w:t>00H</w:t>
            </w:r>
            <w:r>
              <w:rPr>
                <w:rFonts w:ascii="Calibri" w:eastAsia="宋体" w:hAnsi="Calibri" w:cs="Times New Roman" w:hint="eastAsia"/>
              </w:rPr>
              <w:t>，控制存储器对应输出地址为</w:t>
            </w:r>
            <w:r>
              <w:rPr>
                <w:rFonts w:ascii="Calibri" w:eastAsia="宋体" w:hAnsi="Calibri" w:cs="Times New Roman" w:hint="eastAsia"/>
              </w:rPr>
              <w:t>00</w:t>
            </w:r>
            <w:r>
              <w:rPr>
                <w:rFonts w:ascii="Calibri" w:eastAsia="宋体" w:hAnsi="Calibri" w:cs="Times New Roman" w:hint="eastAsia"/>
              </w:rPr>
              <w:t>的微指令。</w:t>
            </w:r>
          </w:p>
          <w:p w14:paraId="798FFCF5" w14:textId="77777777" w:rsidR="000C251F" w:rsidRDefault="00177F60">
            <w:pPr>
              <w:rPr>
                <w:ins w:id="5" w:author="杰德 周" w:date="2024-11-17T20:59:00Z"/>
                <w:rFonts w:ascii="Calibri" w:eastAsia="宋体" w:hAnsi="Calibri" w:cs="Times New Roman"/>
                <w:i/>
                <w:iCs/>
                <w:color w:val="0070C0"/>
              </w:rPr>
            </w:pPr>
            <w:r>
              <w:rPr>
                <w:rFonts w:ascii="Calibri" w:eastAsia="宋体" w:hAnsi="Calibri" w:cs="Times New Roman" w:hint="eastAsia"/>
                <w:i/>
                <w:iCs/>
                <w:color w:val="0070C0"/>
              </w:rPr>
              <w:t>此处请贴电路连接图</w:t>
            </w:r>
          </w:p>
          <w:p w14:paraId="23E82B3B" w14:textId="77777777" w:rsidR="000C251F" w:rsidRDefault="000C251F">
            <w:pPr>
              <w:rPr>
                <w:ins w:id="6" w:author="杰德 周" w:date="2024-11-17T20:59:00Z"/>
                <w:rFonts w:ascii="Calibri" w:eastAsia="宋体" w:hAnsi="Calibri" w:cs="Times New Roman"/>
                <w:i/>
                <w:iCs/>
                <w:color w:val="0070C0"/>
              </w:rPr>
            </w:pPr>
          </w:p>
          <w:p w14:paraId="1CCF4363" w14:textId="77777777" w:rsidR="000C251F" w:rsidRDefault="000C251F">
            <w:pPr>
              <w:rPr>
                <w:ins w:id="7" w:author="杰德 周" w:date="2024-11-17T20:59:00Z"/>
                <w:rFonts w:ascii="Calibri" w:eastAsia="宋体" w:hAnsi="Calibri" w:cs="Times New Roman"/>
                <w:i/>
                <w:iCs/>
                <w:color w:val="0070C0"/>
              </w:rPr>
            </w:pPr>
          </w:p>
          <w:p w14:paraId="5658F558" w14:textId="77777777" w:rsidR="000C251F" w:rsidRDefault="000C251F">
            <w:pPr>
              <w:rPr>
                <w:ins w:id="8" w:author="杰德 周" w:date="2024-11-17T20:59:00Z"/>
                <w:rFonts w:ascii="Calibri" w:eastAsia="宋体" w:hAnsi="Calibri" w:cs="Times New Roman"/>
                <w:i/>
                <w:iCs/>
                <w:color w:val="0070C0"/>
              </w:rPr>
            </w:pPr>
          </w:p>
          <w:p w14:paraId="2DC91CA4" w14:textId="77777777" w:rsidR="000C251F" w:rsidRDefault="000C251F">
            <w:pPr>
              <w:rPr>
                <w:ins w:id="9" w:author="杰德 周" w:date="2024-11-17T20:59:00Z"/>
                <w:rFonts w:ascii="Calibri" w:eastAsia="宋体" w:hAnsi="Calibri" w:cs="Times New Roman"/>
                <w:i/>
                <w:iCs/>
                <w:color w:val="0070C0"/>
              </w:rPr>
            </w:pPr>
          </w:p>
          <w:p w14:paraId="175C9A18" w14:textId="77777777" w:rsidR="000C251F" w:rsidRDefault="000C251F">
            <w:pPr>
              <w:rPr>
                <w:ins w:id="10" w:author="杰德 周" w:date="2024-11-17T20:59:00Z"/>
                <w:rFonts w:ascii="Calibri" w:eastAsia="宋体" w:hAnsi="Calibri" w:cs="Times New Roman"/>
                <w:i/>
                <w:iCs/>
                <w:color w:val="0070C0"/>
              </w:rPr>
            </w:pPr>
          </w:p>
          <w:p w14:paraId="56904E61" w14:textId="77777777" w:rsidR="000C251F" w:rsidRDefault="00177F60">
            <w:pPr>
              <w:rPr>
                <w:ins w:id="11" w:author="杰德 周" w:date="2024-11-17T20:59:00Z"/>
                <w:rFonts w:ascii="Calibri" w:eastAsia="宋体" w:hAnsi="Calibri" w:cs="Times New Roman"/>
                <w:i/>
                <w:iCs/>
                <w:color w:val="0070C0"/>
              </w:rPr>
            </w:pPr>
            <w:ins w:id="12" w:author="杰德 周" w:date="2024-11-17T20:59:00Z">
              <w:r>
                <w:rPr>
                  <w:rFonts w:ascii="Calibri" w:eastAsia="宋体" w:hAnsi="Calibri" w:cs="Times New Roman" w:hint="eastAsia"/>
                  <w:i/>
                  <w:iCs/>
                  <w:noProof/>
                  <w:color w:val="0070C0"/>
                </w:rPr>
                <w:drawing>
                  <wp:inline distT="0" distB="0" distL="114300" distR="114300" wp14:anchorId="5036989E" wp14:editId="5989B98B">
                    <wp:extent cx="4923155" cy="3404235"/>
                    <wp:effectExtent l="0" t="0" r="4445" b="12065"/>
                    <wp:docPr id="1" name="图片 1" descr="屏幕截图 2024-11-15 17202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图片 1" descr="屏幕截图 2024-11-15 17202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923155" cy="340423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791BB9E6" w14:textId="77777777" w:rsidR="000C251F" w:rsidRDefault="000C251F">
            <w:pPr>
              <w:rPr>
                <w:ins w:id="13" w:author="杰德 周" w:date="2024-11-17T20:59:00Z"/>
                <w:rFonts w:ascii="Calibri" w:eastAsia="宋体" w:hAnsi="Calibri" w:cs="Times New Roman"/>
                <w:i/>
                <w:iCs/>
                <w:color w:val="0070C0"/>
              </w:rPr>
            </w:pPr>
          </w:p>
          <w:p w14:paraId="37B7A484" w14:textId="77777777" w:rsidR="000C251F" w:rsidRDefault="000C251F">
            <w:pPr>
              <w:rPr>
                <w:ins w:id="14" w:author="杰德 周" w:date="2024-11-17T20:59:00Z"/>
                <w:rFonts w:ascii="Calibri" w:eastAsia="宋体" w:hAnsi="Calibri" w:cs="Times New Roman"/>
                <w:i/>
                <w:iCs/>
                <w:color w:val="0070C0"/>
              </w:rPr>
            </w:pPr>
          </w:p>
          <w:p w14:paraId="1B2F2E74" w14:textId="77777777" w:rsidR="000C251F" w:rsidRDefault="000C251F">
            <w:pPr>
              <w:rPr>
                <w:ins w:id="15" w:author="杰德 周" w:date="2024-11-17T20:59:00Z"/>
                <w:rFonts w:ascii="Calibri" w:eastAsia="宋体" w:hAnsi="Calibri" w:cs="Times New Roman"/>
                <w:i/>
                <w:iCs/>
                <w:color w:val="0070C0"/>
              </w:rPr>
            </w:pPr>
          </w:p>
          <w:p w14:paraId="7C15CB17" w14:textId="77777777" w:rsidR="000C251F" w:rsidRDefault="000C251F">
            <w:pPr>
              <w:rPr>
                <w:rFonts w:ascii="Calibri" w:eastAsia="宋体" w:hAnsi="Calibri" w:cs="Times New Roman"/>
                <w:i/>
                <w:iCs/>
                <w:color w:val="0070C0"/>
              </w:rPr>
            </w:pPr>
          </w:p>
          <w:p w14:paraId="6B1D1EF9" w14:textId="77777777" w:rsidR="000C251F" w:rsidRDefault="00177F60">
            <w:pPr>
              <w:numPr>
                <w:ilvl w:val="0"/>
                <w:numId w:val="8"/>
              </w:numPr>
              <w:ind w:left="840" w:hanging="420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将</w:t>
            </w:r>
            <w:r>
              <w:rPr>
                <w:rFonts w:ascii="Calibri" w:eastAsia="宋体" w:hAnsi="Calibri" w:cs="Times New Roman" w:hint="eastAsia"/>
                <w:noProof/>
              </w:rPr>
              <w:drawing>
                <wp:inline distT="0" distB="0" distL="114300" distR="114300" wp14:anchorId="139FE2AA" wp14:editId="77C74D13">
                  <wp:extent cx="311785" cy="123825"/>
                  <wp:effectExtent l="0" t="0" r="5715" b="3175"/>
                  <wp:docPr id="17" name="图片 17" descr="equation0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equation02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85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宋体" w:hAnsi="Calibri" w:cs="Times New Roman" w:hint="eastAsia"/>
              </w:rPr>
              <w:t>置</w:t>
            </w:r>
            <w:r>
              <w:rPr>
                <w:rFonts w:ascii="Calibri" w:eastAsia="宋体" w:hAnsi="Calibri" w:cs="Times New Roman" w:hint="eastAsia"/>
              </w:rPr>
              <w:t>1</w:t>
            </w:r>
            <w:r>
              <w:rPr>
                <w:rFonts w:ascii="Calibri" w:eastAsia="宋体" w:hAnsi="Calibri" w:cs="Times New Roman" w:hint="eastAsia"/>
              </w:rPr>
              <w:t>，离开清零状态，允许下地址存入</w:t>
            </w:r>
          </w:p>
          <w:p w14:paraId="573A2CC5" w14:textId="77777777" w:rsidR="000C251F" w:rsidRDefault="00177F60">
            <w:pPr>
              <w:numPr>
                <w:ilvl w:val="0"/>
                <w:numId w:val="8"/>
              </w:numPr>
              <w:ind w:left="840" w:hanging="420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将</w:t>
            </w:r>
            <w:r>
              <w:rPr>
                <w:rFonts w:ascii="Calibri" w:eastAsia="宋体" w:hAnsi="Calibri" w:cs="Times New Roman" w:hint="eastAsia"/>
              </w:rPr>
              <w:t>IR7~IR5</w:t>
            </w:r>
            <w:r>
              <w:rPr>
                <w:rFonts w:ascii="Calibri" w:eastAsia="宋体" w:hAnsi="Calibri" w:cs="Times New Roman" w:hint="eastAsia"/>
              </w:rPr>
              <w:t>置为</w:t>
            </w:r>
            <w:r>
              <w:rPr>
                <w:rFonts w:ascii="Calibri" w:eastAsia="宋体" w:hAnsi="Calibri" w:cs="Times New Roman" w:hint="eastAsia"/>
              </w:rPr>
              <w:t>0</w:t>
            </w:r>
            <w:r>
              <w:rPr>
                <w:rFonts w:ascii="Calibri" w:eastAsia="宋体" w:hAnsi="Calibri" w:cs="Times New Roman" w:hint="eastAsia"/>
              </w:rPr>
              <w:t>，思考并回答：如此时不断发出时序信号，微程序应当执行怎样的流程？写出该情形下前</w:t>
            </w:r>
            <w:r>
              <w:rPr>
                <w:rFonts w:ascii="Calibri" w:eastAsia="宋体" w:hAnsi="Calibri" w:cs="Times New Roman" w:hint="eastAsia"/>
              </w:rPr>
              <w:t>10</w:t>
            </w:r>
            <w:r>
              <w:rPr>
                <w:rFonts w:ascii="Calibri" w:eastAsia="宋体" w:hAnsi="Calibri" w:cs="Times New Roman" w:hint="eastAsia"/>
              </w:rPr>
              <w:t>条微指令的地址：</w:t>
            </w:r>
          </w:p>
          <w:p w14:paraId="6DD45436" w14:textId="77777777" w:rsidR="000C251F" w:rsidRDefault="00177F60">
            <w:pPr>
              <w:ind w:left="420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  <w:u w:val="single"/>
              </w:rPr>
              <w:t xml:space="preserve">   </w:t>
            </w:r>
            <w:ins w:id="16" w:author="杰德 周" w:date="2024-11-17T20:59:00Z">
              <w:r>
                <w:rPr>
                  <w:rFonts w:ascii="Calibri" w:eastAsia="宋体" w:hAnsi="Calibri" w:cs="Times New Roman" w:hint="eastAsia"/>
                  <w:u w:val="single"/>
                </w:rPr>
                <w:t>流程：</w:t>
              </w:r>
              <w:r>
                <w:rPr>
                  <w:rFonts w:ascii="Calibri" w:eastAsia="宋体" w:hAnsi="Calibri" w:cs="Times New Roman" w:hint="eastAsia"/>
                  <w:u w:val="single"/>
                </w:rPr>
                <w:t xml:space="preserve">00-&gt;01-&gt;02-&gt;03-&gt;10-&gt;02-&gt;03-&gt;10-&gt;02-&gt;03     </w:t>
              </w:r>
            </w:ins>
            <w:r>
              <w:rPr>
                <w:rFonts w:ascii="Calibri" w:eastAsia="宋体" w:hAnsi="Calibri" w:cs="Times New Roman" w:hint="eastAsia"/>
                <w:u w:val="single"/>
              </w:rPr>
              <w:t xml:space="preserve">                                                                                            </w:t>
            </w:r>
          </w:p>
          <w:p w14:paraId="05AF82DF" w14:textId="77777777" w:rsidR="000C251F" w:rsidRDefault="00177F60">
            <w:pPr>
              <w:numPr>
                <w:ilvl w:val="0"/>
                <w:numId w:val="9"/>
              </w:numPr>
              <w:ind w:left="840" w:hanging="420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连续单击时序发生器</w:t>
            </w:r>
            <w:r>
              <w:rPr>
                <w:rFonts w:ascii="Calibri" w:eastAsia="宋体" w:hAnsi="Calibri" w:cs="Times New Roman" w:hint="eastAsia"/>
              </w:rPr>
              <w:t>Start</w:t>
            </w:r>
            <w:r>
              <w:rPr>
                <w:rFonts w:ascii="Calibri" w:eastAsia="宋体" w:hAnsi="Calibri" w:cs="Times New Roman" w:hint="eastAsia"/>
              </w:rPr>
              <w:t>按钮，观察微指令的输出顺序，检验控制存储器的输出微指令是否与表中相符，验证上一步预测的顺序是否正确。</w:t>
            </w:r>
          </w:p>
          <w:p w14:paraId="393C642D" w14:textId="77777777" w:rsidR="000C251F" w:rsidRDefault="00177F60">
            <w:pPr>
              <w:rPr>
                <w:ins w:id="17" w:author="杰德 周" w:date="2024-11-17T20:59:00Z"/>
                <w:rFonts w:ascii="Calibri" w:eastAsia="宋体" w:hAnsi="Calibri" w:cs="Times New Roman"/>
                <w:i/>
                <w:iCs/>
                <w:color w:val="0070C0"/>
              </w:rPr>
            </w:pPr>
            <w:r>
              <w:rPr>
                <w:rFonts w:ascii="Calibri" w:eastAsia="宋体" w:hAnsi="Calibri" w:cs="Times New Roman" w:hint="eastAsia"/>
                <w:i/>
                <w:iCs/>
                <w:color w:val="0070C0"/>
              </w:rPr>
              <w:t>此处贴前</w:t>
            </w:r>
            <w:r>
              <w:rPr>
                <w:rFonts w:ascii="Calibri" w:eastAsia="宋体" w:hAnsi="Calibri" w:cs="Times New Roman" w:hint="eastAsia"/>
                <w:i/>
                <w:iCs/>
                <w:color w:val="0070C0"/>
              </w:rPr>
              <w:t>3</w:t>
            </w:r>
            <w:r>
              <w:rPr>
                <w:rFonts w:ascii="Calibri" w:eastAsia="宋体" w:hAnsi="Calibri" w:cs="Times New Roman" w:hint="eastAsia"/>
                <w:i/>
                <w:iCs/>
                <w:color w:val="0070C0"/>
              </w:rPr>
              <w:t>次单击</w:t>
            </w:r>
            <w:r>
              <w:rPr>
                <w:rFonts w:ascii="Calibri" w:eastAsia="宋体" w:hAnsi="Calibri" w:cs="Times New Roman" w:hint="eastAsia"/>
                <w:i/>
                <w:iCs/>
                <w:color w:val="0070C0"/>
              </w:rPr>
              <w:t>Start</w:t>
            </w:r>
            <w:r>
              <w:rPr>
                <w:rFonts w:ascii="Calibri" w:eastAsia="宋体" w:hAnsi="Calibri" w:cs="Times New Roman" w:hint="eastAsia"/>
                <w:i/>
                <w:iCs/>
                <w:color w:val="0070C0"/>
              </w:rPr>
              <w:t>之后的电路图</w:t>
            </w:r>
          </w:p>
          <w:p w14:paraId="5CDBF0E8" w14:textId="77777777" w:rsidR="000C251F" w:rsidRDefault="000C251F">
            <w:pPr>
              <w:rPr>
                <w:ins w:id="18" w:author="杰德 周" w:date="2024-11-17T20:59:00Z"/>
                <w:rFonts w:ascii="Calibri" w:eastAsia="宋体" w:hAnsi="Calibri" w:cs="Times New Roman"/>
                <w:i/>
                <w:iCs/>
                <w:color w:val="0070C0"/>
              </w:rPr>
            </w:pPr>
          </w:p>
          <w:p w14:paraId="7CB5D6F5" w14:textId="77777777" w:rsidR="000C251F" w:rsidRDefault="00177F60">
            <w:pPr>
              <w:rPr>
                <w:ins w:id="19" w:author="杰德 周" w:date="2024-11-17T21:00:00Z"/>
                <w:rFonts w:ascii="Calibri" w:eastAsia="宋体" w:hAnsi="Calibri" w:cs="Times New Roman"/>
                <w:i/>
                <w:iCs/>
                <w:color w:val="0070C0"/>
              </w:rPr>
            </w:pPr>
            <w:ins w:id="20" w:author="杰德 周" w:date="2024-11-17T20:59:00Z">
              <w:r>
                <w:rPr>
                  <w:rFonts w:ascii="Calibri" w:eastAsia="宋体" w:hAnsi="Calibri" w:cs="Times New Roman" w:hint="eastAsia"/>
                  <w:i/>
                  <w:iCs/>
                  <w:noProof/>
                  <w:color w:val="0070C0"/>
                </w:rPr>
                <w:lastRenderedPageBreak/>
                <w:drawing>
                  <wp:inline distT="0" distB="0" distL="114300" distR="114300" wp14:anchorId="33E4D062" wp14:editId="6C1B0A74">
                    <wp:extent cx="3693160" cy="2978150"/>
                    <wp:effectExtent l="0" t="0" r="2540" b="6350"/>
                    <wp:docPr id="6" name="图片 6" descr="屏幕截图 2024-11-15 17194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" name="图片 6" descr="屏幕截图 2024-11-15 17194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693160" cy="297815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67047DAC" w14:textId="77777777" w:rsidR="000C251F" w:rsidRDefault="00177F60">
            <w:pPr>
              <w:rPr>
                <w:ins w:id="21" w:author="杰德 周" w:date="2024-11-17T21:00:00Z"/>
                <w:rFonts w:ascii="Calibri" w:eastAsia="宋体" w:hAnsi="Calibri" w:cs="Times New Roman"/>
                <w:i/>
                <w:iCs/>
                <w:color w:val="0070C0"/>
              </w:rPr>
            </w:pPr>
            <w:ins w:id="22" w:author="杰德 周" w:date="2024-11-17T21:00:00Z">
              <w:r>
                <w:rPr>
                  <w:rFonts w:ascii="Calibri" w:eastAsia="宋体" w:hAnsi="Calibri" w:cs="Times New Roman" w:hint="eastAsia"/>
                  <w:i/>
                  <w:iCs/>
                  <w:noProof/>
                  <w:color w:val="0070C0"/>
                </w:rPr>
                <w:drawing>
                  <wp:inline distT="0" distB="0" distL="114300" distR="114300" wp14:anchorId="646CEF96" wp14:editId="4230399D">
                    <wp:extent cx="3366770" cy="2179955"/>
                    <wp:effectExtent l="0" t="0" r="11430" b="4445"/>
                    <wp:docPr id="7" name="图片 7" descr="屏幕截图 2024-11-15 17185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7" name="图片 7" descr="屏幕截图 2024-11-15 17185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366770" cy="217995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32561550" w14:textId="77777777" w:rsidR="000C251F" w:rsidRDefault="00177F60">
            <w:pPr>
              <w:rPr>
                <w:rFonts w:ascii="Calibri" w:eastAsia="宋体" w:hAnsi="Calibri" w:cs="Times New Roman"/>
                <w:i/>
                <w:iCs/>
                <w:color w:val="0070C0"/>
              </w:rPr>
            </w:pPr>
            <w:ins w:id="23" w:author="杰德 周" w:date="2024-11-17T21:00:00Z">
              <w:r>
                <w:rPr>
                  <w:rFonts w:ascii="Calibri" w:eastAsia="宋体" w:hAnsi="Calibri" w:cs="Times New Roman" w:hint="eastAsia"/>
                  <w:i/>
                  <w:iCs/>
                  <w:noProof/>
                  <w:color w:val="0070C0"/>
                </w:rPr>
                <w:drawing>
                  <wp:inline distT="0" distB="0" distL="114300" distR="114300" wp14:anchorId="4F1F19FF" wp14:editId="77351CEE">
                    <wp:extent cx="4178935" cy="2243455"/>
                    <wp:effectExtent l="0" t="0" r="12065" b="4445"/>
                    <wp:docPr id="8" name="图片 8" descr="屏幕截图 2024-11-15 17190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8" name="图片 8" descr="屏幕截图 2024-11-15 17190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178935" cy="224345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2B7C7222" w14:textId="77777777" w:rsidR="000C251F" w:rsidRDefault="00177F60">
            <w:pPr>
              <w:numPr>
                <w:ilvl w:val="0"/>
                <w:numId w:val="9"/>
              </w:numPr>
              <w:ind w:left="840" w:hanging="420"/>
              <w:rPr>
                <w:ins w:id="24" w:author="杰德 周" w:date="2024-11-17T21:00:00Z"/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设置</w:t>
            </w:r>
            <w:r>
              <w:rPr>
                <w:rFonts w:ascii="Calibri" w:eastAsia="宋体" w:hAnsi="Calibri" w:cs="Times New Roman" w:hint="eastAsia"/>
              </w:rPr>
              <w:t>IR7-IR5</w:t>
            </w:r>
            <w:r>
              <w:rPr>
                <w:rFonts w:ascii="Calibri" w:eastAsia="宋体" w:hAnsi="Calibri" w:cs="Times New Roman" w:hint="eastAsia"/>
              </w:rPr>
              <w:t>的不同组合，用音频方式分别读出</w:t>
            </w:r>
            <w:r>
              <w:rPr>
                <w:rFonts w:ascii="Calibri" w:eastAsia="宋体" w:hAnsi="Calibri" w:cs="Times New Roman" w:hint="eastAsia"/>
              </w:rPr>
              <w:t>ADD</w:t>
            </w:r>
            <w:r>
              <w:rPr>
                <w:rFonts w:ascii="Calibri" w:eastAsia="宋体" w:hAnsi="Calibri" w:cs="Times New Roman" w:hint="eastAsia"/>
              </w:rPr>
              <w:t>、</w:t>
            </w:r>
            <w:r>
              <w:rPr>
                <w:rFonts w:ascii="Calibri" w:eastAsia="宋体" w:hAnsi="Calibri" w:cs="Times New Roman" w:hint="eastAsia"/>
              </w:rPr>
              <w:t>STO</w:t>
            </w:r>
            <w:r>
              <w:rPr>
                <w:rFonts w:ascii="Calibri" w:eastAsia="宋体" w:hAnsi="Calibri" w:cs="Times New Roman" w:hint="eastAsia"/>
              </w:rPr>
              <w:t>、</w:t>
            </w:r>
            <w:r>
              <w:rPr>
                <w:rFonts w:ascii="Calibri" w:eastAsia="宋体" w:hAnsi="Calibri" w:cs="Times New Roman" w:hint="eastAsia"/>
              </w:rPr>
              <w:t>JMP</w:t>
            </w:r>
            <w:r>
              <w:rPr>
                <w:rFonts w:ascii="Calibri" w:eastAsia="宋体" w:hAnsi="Calibri" w:cs="Times New Roman" w:hint="eastAsia"/>
              </w:rPr>
              <w:t>三条指令的微程序，根据后续微地址和判别指示灯跟踪微程序执行及转移情况，将表</w:t>
            </w:r>
            <w:r>
              <w:rPr>
                <w:rFonts w:ascii="Calibri" w:eastAsia="宋体" w:hAnsi="Calibri" w:cs="Times New Roman" w:hint="eastAsia"/>
              </w:rPr>
              <w:t>3</w:t>
            </w:r>
            <w:r>
              <w:rPr>
                <w:rFonts w:ascii="Calibri" w:eastAsia="宋体" w:hAnsi="Calibri" w:cs="Times New Roman" w:hint="eastAsia"/>
              </w:rPr>
              <w:t>中缺少的微程序代码补充完整。</w:t>
            </w:r>
          </w:p>
          <w:p w14:paraId="6033548C" w14:textId="77777777" w:rsidR="000C251F" w:rsidRDefault="000C251F">
            <w:pPr>
              <w:numPr>
                <w:ilvl w:val="0"/>
                <w:numId w:val="9"/>
              </w:numPr>
              <w:ind w:left="840" w:hanging="420"/>
              <w:rPr>
                <w:rFonts w:ascii="Calibri" w:eastAsia="宋体" w:hAnsi="Calibri" w:cs="Times New Roman"/>
              </w:rPr>
            </w:pPr>
          </w:p>
          <w:p w14:paraId="2C3F62AA" w14:textId="77777777" w:rsidR="000C251F" w:rsidRDefault="00177F60">
            <w:pPr>
              <w:rPr>
                <w:ins w:id="25" w:author="杰德 周" w:date="2024-11-17T21:00:00Z"/>
                <w:rFonts w:ascii="Calibri" w:eastAsia="宋体" w:hAnsi="Calibri" w:cs="Times New Roman"/>
                <w:i/>
                <w:iCs/>
                <w:color w:val="0070C0"/>
              </w:rPr>
            </w:pPr>
            <w:r>
              <w:rPr>
                <w:rFonts w:ascii="Calibri" w:eastAsia="宋体" w:hAnsi="Calibri" w:cs="Times New Roman" w:hint="eastAsia"/>
                <w:i/>
                <w:iCs/>
                <w:color w:val="0070C0"/>
              </w:rPr>
              <w:lastRenderedPageBreak/>
              <w:t>ADD</w:t>
            </w:r>
            <w:r>
              <w:rPr>
                <w:rFonts w:ascii="Calibri" w:eastAsia="宋体" w:hAnsi="Calibri" w:cs="Times New Roman" w:hint="eastAsia"/>
                <w:i/>
                <w:iCs/>
                <w:color w:val="0070C0"/>
              </w:rPr>
              <w:t>、</w:t>
            </w:r>
            <w:r>
              <w:rPr>
                <w:rFonts w:ascii="Calibri" w:eastAsia="宋体" w:hAnsi="Calibri" w:cs="Times New Roman" w:hint="eastAsia"/>
                <w:i/>
                <w:iCs/>
                <w:color w:val="0070C0"/>
              </w:rPr>
              <w:t>STO</w:t>
            </w:r>
            <w:r>
              <w:rPr>
                <w:rFonts w:ascii="Calibri" w:eastAsia="宋体" w:hAnsi="Calibri" w:cs="Times New Roman" w:hint="eastAsia"/>
                <w:i/>
                <w:iCs/>
                <w:color w:val="0070C0"/>
              </w:rPr>
              <w:t>、</w:t>
            </w:r>
            <w:r>
              <w:rPr>
                <w:rFonts w:ascii="Calibri" w:eastAsia="宋体" w:hAnsi="Calibri" w:cs="Times New Roman" w:hint="eastAsia"/>
                <w:i/>
                <w:iCs/>
                <w:color w:val="0070C0"/>
              </w:rPr>
              <w:t>JMP</w:t>
            </w:r>
            <w:r>
              <w:rPr>
                <w:rFonts w:ascii="Calibri" w:eastAsia="宋体" w:hAnsi="Calibri" w:cs="Times New Roman" w:hint="eastAsia"/>
                <w:i/>
                <w:iCs/>
                <w:color w:val="0070C0"/>
              </w:rPr>
              <w:t>三条指令中任选一条，标注所选指令，并贴出指令执行周期每一次单步执行的电路指示灯变化</w:t>
            </w:r>
          </w:p>
          <w:p w14:paraId="16B8EB80" w14:textId="77777777" w:rsidR="000C251F" w:rsidRDefault="00177F60">
            <w:pPr>
              <w:rPr>
                <w:rFonts w:ascii="Calibri" w:eastAsia="宋体" w:hAnsi="Calibri" w:cs="Times New Roman"/>
                <w:i/>
                <w:iCs/>
                <w:color w:val="0070C0"/>
              </w:rPr>
            </w:pPr>
            <w:ins w:id="26" w:author="杰德 周" w:date="2024-11-17T21:00:00Z">
              <w:r>
                <w:rPr>
                  <w:rFonts w:ascii="Calibri" w:eastAsia="宋体" w:hAnsi="Calibri" w:cs="Times New Roman"/>
                  <w:noProof/>
                </w:rPr>
                <w:drawing>
                  <wp:inline distT="0" distB="0" distL="114300" distR="114300" wp14:anchorId="4BA3D9BC" wp14:editId="67E4E420">
                    <wp:extent cx="3819525" cy="2377440"/>
                    <wp:effectExtent l="0" t="0" r="3175" b="10160"/>
                    <wp:docPr id="10" name="图片 10" descr="屏幕截图 2024-11-15 17345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0" name="图片 10" descr="屏幕截图 2024-11-15 17345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819525" cy="237744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4F2F5BE0" w14:textId="77777777" w:rsidR="000C251F" w:rsidRDefault="000C251F">
            <w:pPr>
              <w:ind w:firstLineChars="200" w:firstLine="420"/>
              <w:rPr>
                <w:ins w:id="27" w:author="杰德 周" w:date="2024-11-17T21:00:00Z"/>
                <w:rFonts w:ascii="Calibri" w:eastAsia="宋体" w:hAnsi="Calibri" w:cs="Times New Roman"/>
              </w:rPr>
            </w:pPr>
          </w:p>
          <w:p w14:paraId="66E47A10" w14:textId="77777777" w:rsidR="000C251F" w:rsidRDefault="00177F60">
            <w:pPr>
              <w:ind w:firstLineChars="200" w:firstLine="420"/>
              <w:rPr>
                <w:ins w:id="28" w:author="杰德 周" w:date="2024-11-17T21:00:00Z"/>
                <w:rFonts w:ascii="Calibri" w:eastAsia="宋体" w:hAnsi="Calibri" w:cs="Times New Roman"/>
              </w:rPr>
            </w:pPr>
            <w:ins w:id="29" w:author="杰德 周" w:date="2024-11-17T21:00:00Z">
              <w:r>
                <w:rPr>
                  <w:rFonts w:ascii="Calibri" w:eastAsia="宋体" w:hAnsi="Calibri" w:cs="Times New Roman"/>
                  <w:noProof/>
                </w:rPr>
                <w:drawing>
                  <wp:inline distT="0" distB="0" distL="114300" distR="114300" wp14:anchorId="53108FDE" wp14:editId="3D6C153C">
                    <wp:extent cx="3673475" cy="1969770"/>
                    <wp:effectExtent l="0" t="0" r="9525" b="11430"/>
                    <wp:docPr id="11" name="图片 11" descr="屏幕截图 2024-11-15 17295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1" name="图片 11" descr="屏幕截图 2024-11-15 17295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673475" cy="196977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662BA1E9" w14:textId="77777777" w:rsidR="000C251F" w:rsidRDefault="00177F60">
            <w:pPr>
              <w:ind w:firstLineChars="200" w:firstLine="480"/>
              <w:rPr>
                <w:ins w:id="30" w:author="杰德 周" w:date="2024-11-17T21:00:00Z"/>
                <w:rFonts w:ascii="Calibri" w:eastAsia="宋体" w:hAnsi="Calibri" w:cs="Times New Roman"/>
              </w:rPr>
            </w:pPr>
            <w:ins w:id="31" w:author="杰德 周" w:date="2024-11-17T21:00:00Z">
              <w:r>
                <w:rPr>
                  <w:rFonts w:ascii="Times New Roman" w:eastAsia="黑体" w:hAnsi="Times New Roman" w:cs="Times New Roman" w:hint="eastAsia"/>
                  <w:noProof/>
                  <w:sz w:val="24"/>
                  <w:szCs w:val="24"/>
                </w:rPr>
                <w:drawing>
                  <wp:inline distT="0" distB="0" distL="114300" distR="114300" wp14:anchorId="7677739D" wp14:editId="5F9B3F8D">
                    <wp:extent cx="3484880" cy="2239010"/>
                    <wp:effectExtent l="0" t="0" r="7620" b="8890"/>
                    <wp:docPr id="12" name="图片 12" descr="屏幕截图 2024-11-15 17302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2" name="图片 12" descr="屏幕截图 2024-11-15 1730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484880" cy="223901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32EF4947" w14:textId="77777777" w:rsidR="000C251F" w:rsidRDefault="00177F60">
            <w:pPr>
              <w:ind w:firstLineChars="200" w:firstLine="480"/>
              <w:rPr>
                <w:rFonts w:ascii="Calibri" w:eastAsia="宋体" w:hAnsi="Calibri" w:cs="Times New Roman"/>
              </w:rPr>
            </w:pPr>
            <w:ins w:id="32" w:author="杰德 周" w:date="2024-11-17T21:00:00Z">
              <w:r>
                <w:rPr>
                  <w:rFonts w:ascii="Times New Roman" w:eastAsia="黑体" w:hAnsi="Times New Roman" w:cs="Times New Roman" w:hint="eastAsia"/>
                  <w:noProof/>
                  <w:sz w:val="24"/>
                  <w:szCs w:val="24"/>
                </w:rPr>
                <w:lastRenderedPageBreak/>
                <w:drawing>
                  <wp:inline distT="0" distB="0" distL="114300" distR="114300" wp14:anchorId="61E1E541" wp14:editId="3224D112">
                    <wp:extent cx="3677920" cy="2449830"/>
                    <wp:effectExtent l="0" t="0" r="5080" b="1270"/>
                    <wp:docPr id="19" name="图片 19" descr="屏幕截图 2024-11-15 23260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9" name="图片 19" descr="屏幕截图 2024-11-15 23260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677920" cy="244983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20DAF645" w14:textId="77777777" w:rsidR="000C251F" w:rsidRDefault="00177F60">
            <w:pPr>
              <w:spacing w:beforeLines="50" w:before="156" w:afterLines="50" w:after="156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sz w:val="24"/>
                <w:szCs w:val="24"/>
              </w:rPr>
              <w:t>五、思考题</w:t>
            </w:r>
          </w:p>
          <w:p w14:paraId="0B2687DE" w14:textId="77777777" w:rsidR="000C251F" w:rsidRDefault="00177F60">
            <w:pPr>
              <w:tabs>
                <w:tab w:val="left" w:pos="840"/>
              </w:tabs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 xml:space="preserve">1. 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思考并回答问题：若不改变实验电路，四条指令的微程序在控制存储器中的存放位置是否可以任何安排？有何限制？</w:t>
            </w:r>
          </w:p>
          <w:p w14:paraId="6036F81C" w14:textId="77777777" w:rsidR="000C251F" w:rsidRDefault="00177F60">
            <w:pPr>
              <w:tabs>
                <w:tab w:val="left" w:pos="840"/>
              </w:tabs>
              <w:rPr>
                <w:ins w:id="33" w:author="紫猫" w:date="2024-11-19T14:37:00Z"/>
                <w:rFonts w:asciiTheme="minorEastAsia" w:hAnsiTheme="minorEastAsia" w:cs="Times New Roman"/>
                <w:b/>
                <w:bCs/>
                <w:sz w:val="28"/>
                <w:szCs w:val="36"/>
              </w:rPr>
            </w:pPr>
            <w:ins w:id="34" w:author="紫猫" w:date="2024-11-19T14:37:00Z">
              <w:r>
                <w:rPr>
                  <w:rFonts w:ascii="Times New Roman" w:eastAsia="黑体" w:hAnsi="Times New Roman" w:cs="Times New Roman" w:hint="eastAsia"/>
                  <w:sz w:val="24"/>
                  <w:szCs w:val="24"/>
                </w:rPr>
                <w:t>答：</w:t>
              </w:r>
              <w:r>
                <w:rPr>
                  <w:rFonts w:asciiTheme="minorEastAsia" w:hAnsiTheme="minorEastAsia" w:cs="Segoe UI"/>
                  <w:b/>
                  <w:bCs/>
                  <w:szCs w:val="21"/>
                  <w:shd w:val="clear" w:color="auto" w:fill="FFFFFF"/>
                </w:rPr>
                <w:t>不改变实验电路，四条指令的微程序在控制存储器中的存放位置不可以随意安排，需要遵循微程序的执行顺序、分支跳转规则和公共微程序段调用等多种限制条件</w:t>
              </w:r>
            </w:ins>
          </w:p>
          <w:p w14:paraId="37D9274F" w14:textId="77777777" w:rsidR="000C251F" w:rsidRDefault="000C251F">
            <w:pPr>
              <w:tabs>
                <w:tab w:val="left" w:pos="840"/>
              </w:tabs>
              <w:rPr>
                <w:ins w:id="35" w:author="紫猫" w:date="2024-11-19T14:37:00Z"/>
                <w:rFonts w:asciiTheme="minorEastAsia" w:hAnsiTheme="minorEastAsia" w:cs="Times New Roman"/>
                <w:b/>
                <w:bCs/>
                <w:sz w:val="28"/>
                <w:szCs w:val="36"/>
              </w:rPr>
            </w:pPr>
          </w:p>
          <w:p w14:paraId="20C5D313" w14:textId="77777777" w:rsidR="000C251F" w:rsidRDefault="000C251F">
            <w:pPr>
              <w:rPr>
                <w:rFonts w:ascii="Times New Roman" w:eastAsia="黑体" w:hAnsi="Times New Roman" w:cs="Times New Roman"/>
                <w:sz w:val="24"/>
                <w:szCs w:val="24"/>
              </w:rPr>
            </w:pPr>
          </w:p>
          <w:p w14:paraId="603F3D6B" w14:textId="77777777" w:rsidR="000C251F" w:rsidRDefault="000C251F">
            <w:pPr>
              <w:rPr>
                <w:rFonts w:ascii="Times New Roman" w:eastAsia="黑体" w:hAnsi="Times New Roman" w:cs="Times New Roman"/>
                <w:sz w:val="24"/>
                <w:szCs w:val="24"/>
              </w:rPr>
            </w:pPr>
          </w:p>
          <w:p w14:paraId="75241094" w14:textId="77777777" w:rsidR="000C251F" w:rsidRDefault="000C251F">
            <w:pPr>
              <w:jc w:val="center"/>
              <w:rPr>
                <w:rFonts w:ascii="Times New Roman" w:eastAsia="黑体" w:hAnsi="Times New Roman" w:cs="Times New Roman"/>
                <w:sz w:val="24"/>
                <w:szCs w:val="24"/>
              </w:rPr>
            </w:pPr>
          </w:p>
        </w:tc>
      </w:tr>
    </w:tbl>
    <w:p w14:paraId="3671FFBE" w14:textId="77777777" w:rsidR="000C251F" w:rsidRDefault="000C251F"/>
    <w:sectPr w:rsidR="000C25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DFDE3DED"/>
    <w:multiLevelType w:val="singleLevel"/>
    <w:tmpl w:val="DFDE3DE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EC855B3"/>
    <w:multiLevelType w:val="singleLevel"/>
    <w:tmpl w:val="0EC855B3"/>
    <w:lvl w:ilvl="0">
      <w:start w:val="1"/>
      <w:numFmt w:val="chineseCounting"/>
      <w:pStyle w:val="a"/>
      <w:suff w:val="nothing"/>
      <w:lvlText w:val="第%1章"/>
      <w:lvlJc w:val="left"/>
      <w:pPr>
        <w:ind w:left="0" w:firstLine="420"/>
      </w:pPr>
      <w:rPr>
        <w:rFonts w:hint="eastAsia"/>
      </w:rPr>
    </w:lvl>
  </w:abstractNum>
  <w:abstractNum w:abstractNumId="2" w15:restartNumberingAfterBreak="0">
    <w:nsid w:val="17554332"/>
    <w:multiLevelType w:val="multilevel"/>
    <w:tmpl w:val="17554332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A471E69"/>
    <w:multiLevelType w:val="multilevel"/>
    <w:tmpl w:val="2A471E69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FC0B32D"/>
    <w:multiLevelType w:val="singleLevel"/>
    <w:tmpl w:val="3FC0B32D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 w15:restartNumberingAfterBreak="0">
    <w:nsid w:val="3FFB703B"/>
    <w:multiLevelType w:val="multilevel"/>
    <w:tmpl w:val="3FFB703B"/>
    <w:lvl w:ilvl="0">
      <w:start w:val="1"/>
      <w:numFmt w:val="chineseCountingThousand"/>
      <w:isLgl/>
      <w:suff w:val="space"/>
      <w:lvlText w:val="%1. "/>
      <w:lvlJc w:val="left"/>
      <w:pPr>
        <w:ind w:left="315" w:firstLine="0"/>
      </w:pPr>
      <w:rPr>
        <w:rFonts w:ascii="黑体" w:eastAsia="黑体" w:hAnsi="Times New Roman" w:cs="Times New Roman" w:hint="eastAsia"/>
        <w:b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8"/>
        <w:szCs w:val="28"/>
        <w:u w:val="none"/>
        <w:vertAlign w:val="baseline"/>
      </w:rPr>
    </w:lvl>
    <w:lvl w:ilvl="1">
      <w:start w:val="1"/>
      <w:numFmt w:val="decimal"/>
      <w:pStyle w:val="a0"/>
      <w:isLgl/>
      <w:suff w:val="space"/>
      <w:lvlText w:val="%1.%2 "/>
      <w:lvlJc w:val="left"/>
      <w:pPr>
        <w:tabs>
          <w:tab w:val="left" w:pos="0"/>
        </w:tabs>
        <w:ind w:left="315" w:firstLine="0"/>
      </w:pPr>
      <w:rPr>
        <w:rFonts w:ascii="仿宋_GB2312" w:eastAsia="仿宋_GB2312" w:hint="eastAsia"/>
        <w:b/>
        <w:i w:val="0"/>
        <w:sz w:val="28"/>
        <w:szCs w:val="28"/>
      </w:rPr>
    </w:lvl>
    <w:lvl w:ilvl="2">
      <w:start w:val="1"/>
      <w:numFmt w:val="decimal"/>
      <w:pStyle w:val="3"/>
      <w:isLgl/>
      <w:suff w:val="space"/>
      <w:lvlText w:val="%1.%2.%3 "/>
      <w:lvlJc w:val="left"/>
      <w:pPr>
        <w:ind w:left="315" w:firstLine="0"/>
      </w:pPr>
      <w:rPr>
        <w:rFonts w:ascii="仿宋_GB2312" w:eastAsia="仿宋_GB2312" w:hint="eastAsia"/>
        <w:b w:val="0"/>
        <w:i w:val="0"/>
        <w:sz w:val="28"/>
        <w:szCs w:val="28"/>
      </w:rPr>
    </w:lvl>
    <w:lvl w:ilvl="3">
      <w:start w:val="1"/>
      <w:numFmt w:val="decimal"/>
      <w:pStyle w:val="4"/>
      <w:isLgl/>
      <w:suff w:val="space"/>
      <w:lvlText w:val="%1.%2.%3.%4 "/>
      <w:lvlJc w:val="left"/>
      <w:pPr>
        <w:ind w:left="315" w:firstLine="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4">
      <w:start w:val="1"/>
      <w:numFmt w:val="decimal"/>
      <w:isLgl/>
      <w:lvlText w:val="%1.%2.%3.%4.%5"/>
      <w:lvlJc w:val="left"/>
      <w:pPr>
        <w:tabs>
          <w:tab w:val="left" w:pos="1323"/>
        </w:tabs>
        <w:ind w:left="1323" w:hanging="1008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tabs>
          <w:tab w:val="left" w:pos="1467"/>
        </w:tabs>
        <w:ind w:left="1467" w:hanging="1152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tabs>
          <w:tab w:val="left" w:pos="1611"/>
        </w:tabs>
        <w:ind w:left="1611" w:hanging="1296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tabs>
          <w:tab w:val="left" w:pos="1755"/>
        </w:tabs>
        <w:ind w:left="1755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tabs>
          <w:tab w:val="left" w:pos="1899"/>
        </w:tabs>
        <w:ind w:left="1899" w:hanging="1584"/>
      </w:pPr>
      <w:rPr>
        <w:rFonts w:hint="eastAsia"/>
      </w:rPr>
    </w:lvl>
  </w:abstractNum>
  <w:abstractNum w:abstractNumId="6" w15:restartNumberingAfterBreak="0">
    <w:nsid w:val="4C9F8982"/>
    <w:multiLevelType w:val="singleLevel"/>
    <w:tmpl w:val="4C9F8982"/>
    <w:lvl w:ilvl="0">
      <w:start w:val="1"/>
      <w:numFmt w:val="chineseCounting"/>
      <w:pStyle w:val="1"/>
      <w:suff w:val="nothing"/>
      <w:lvlText w:val="第%1章"/>
      <w:lvlJc w:val="left"/>
      <w:pPr>
        <w:ind w:left="0" w:firstLine="420"/>
      </w:pPr>
      <w:rPr>
        <w:rFonts w:hint="eastAsia"/>
      </w:rPr>
    </w:lvl>
  </w:abstractNum>
  <w:abstractNum w:abstractNumId="7" w15:restartNumberingAfterBreak="0">
    <w:nsid w:val="53F22F7E"/>
    <w:multiLevelType w:val="multilevel"/>
    <w:tmpl w:val="53F22F7E"/>
    <w:lvl w:ilvl="0">
      <w:start w:val="1"/>
      <w:numFmt w:val="decimal"/>
      <w:lvlText w:val="%1.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8" w15:restartNumberingAfterBreak="0">
    <w:nsid w:val="5815B9CA"/>
    <w:multiLevelType w:val="singleLevel"/>
    <w:tmpl w:val="5815B9CA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 w16cid:durableId="1962804290">
    <w:abstractNumId w:val="6"/>
  </w:num>
  <w:num w:numId="2" w16cid:durableId="983045837">
    <w:abstractNumId w:val="5"/>
  </w:num>
  <w:num w:numId="3" w16cid:durableId="1750690833">
    <w:abstractNumId w:val="1"/>
  </w:num>
  <w:num w:numId="4" w16cid:durableId="948584680">
    <w:abstractNumId w:val="3"/>
  </w:num>
  <w:num w:numId="5" w16cid:durableId="181361783">
    <w:abstractNumId w:val="2"/>
  </w:num>
  <w:num w:numId="6" w16cid:durableId="836309092">
    <w:abstractNumId w:val="0"/>
  </w:num>
  <w:num w:numId="7" w16cid:durableId="1839617124">
    <w:abstractNumId w:val="7"/>
  </w:num>
  <w:num w:numId="8" w16cid:durableId="1579175397">
    <w:abstractNumId w:val="4"/>
  </w:num>
  <w:num w:numId="9" w16cid:durableId="1185706035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杰德 周">
    <w15:presenceInfo w15:providerId="Windows Live" w15:userId="0f00f2da9abffa8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ZTY5Y2RjMjEyYTQ3NjM2OTEyMmE5OTk1YWIxOTJjZWUifQ=="/>
  </w:docVars>
  <w:rsids>
    <w:rsidRoot w:val="41DE35CA"/>
    <w:rsid w:val="000C251F"/>
    <w:rsid w:val="00177F60"/>
    <w:rsid w:val="00202DB8"/>
    <w:rsid w:val="002A3B8E"/>
    <w:rsid w:val="00537D2E"/>
    <w:rsid w:val="009D2785"/>
    <w:rsid w:val="00A139F3"/>
    <w:rsid w:val="0B7E75E3"/>
    <w:rsid w:val="0D3E2228"/>
    <w:rsid w:val="1CFB0DDB"/>
    <w:rsid w:val="21612AB5"/>
    <w:rsid w:val="24EC5337"/>
    <w:rsid w:val="37E35486"/>
    <w:rsid w:val="3C531901"/>
    <w:rsid w:val="41DE35CA"/>
    <w:rsid w:val="5FC75BC6"/>
    <w:rsid w:val="7BA11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43CBAFDC"/>
  <w15:docId w15:val="{F4F09083-CB25-4383-BF5F-650577499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1"/>
    <w:next w:val="a1"/>
    <w:link w:val="10"/>
    <w:qFormat/>
    <w:pPr>
      <w:keepNext/>
      <w:keepLines/>
      <w:numPr>
        <w:numId w:val="1"/>
      </w:numPr>
      <w:spacing w:before="120" w:after="120" w:line="360" w:lineRule="auto"/>
      <w:ind w:left="432" w:hanging="432"/>
      <w:jc w:val="center"/>
      <w:outlineLvl w:val="0"/>
    </w:pPr>
    <w:rPr>
      <w:rFonts w:ascii="宋体" w:eastAsia="宋体" w:hAnsi="宋体"/>
      <w:b/>
      <w:kern w:val="44"/>
      <w:sz w:val="36"/>
    </w:rPr>
  </w:style>
  <w:style w:type="paragraph" w:styleId="2">
    <w:name w:val="heading 2"/>
    <w:basedOn w:val="a1"/>
    <w:next w:val="a1"/>
    <w:semiHidden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1"/>
    <w:next w:val="a1"/>
    <w:semiHidden/>
    <w:unhideWhenUsed/>
    <w:qFormat/>
    <w:pPr>
      <w:keepNext/>
      <w:keepLines/>
      <w:numPr>
        <w:ilvl w:val="2"/>
        <w:numId w:val="2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1"/>
    <w:next w:val="a1"/>
    <w:semiHidden/>
    <w:unhideWhenUsed/>
    <w:qFormat/>
    <w:pPr>
      <w:keepNext/>
      <w:keepLines/>
      <w:numPr>
        <w:ilvl w:val="3"/>
        <w:numId w:val="2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footer"/>
    <w:basedOn w:val="a1"/>
    <w:link w:val="a6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1"/>
    <w:link w:val="a8"/>
    <w:qFormat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qFormat/>
    <w:pPr>
      <w:widowControl w:val="0"/>
      <w:jc w:val="both"/>
    </w:pPr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">
    <w:name w:val="章标题"/>
    <w:basedOn w:val="1"/>
    <w:next w:val="a1"/>
    <w:qFormat/>
    <w:pPr>
      <w:numPr>
        <w:numId w:val="3"/>
      </w:numPr>
      <w:tabs>
        <w:tab w:val="left" w:pos="360"/>
      </w:tabs>
      <w:spacing w:before="240" w:after="60" w:line="400" w:lineRule="atLeast"/>
      <w:ind w:leftChars="50" w:left="105" w:rightChars="50" w:right="105" w:firstLineChars="200" w:firstLine="641"/>
    </w:pPr>
    <w:rPr>
      <w:rFonts w:ascii="Arial" w:hAnsi="Arial" w:cs="Arial" w:hint="eastAsia"/>
      <w:bCs/>
      <w:szCs w:val="36"/>
    </w:rPr>
  </w:style>
  <w:style w:type="paragraph" w:customStyle="1" w:styleId="a0">
    <w:name w:val="节标题"/>
    <w:basedOn w:val="2"/>
    <w:next w:val="a1"/>
    <w:qFormat/>
    <w:pPr>
      <w:numPr>
        <w:ilvl w:val="1"/>
        <w:numId w:val="2"/>
      </w:numPr>
    </w:pPr>
    <w:rPr>
      <w:rFonts w:ascii="黑体" w:hAnsi="黑体" w:hint="eastAsia"/>
      <w:iCs/>
      <w:kern w:val="28"/>
      <w:sz w:val="30"/>
      <w:lang w:val="en-GB"/>
    </w:rPr>
  </w:style>
  <w:style w:type="character" w:customStyle="1" w:styleId="10">
    <w:name w:val="标题 1 字符"/>
    <w:link w:val="1"/>
    <w:qFormat/>
    <w:rPr>
      <w:rFonts w:ascii="宋体" w:eastAsia="宋体" w:hAnsi="宋体"/>
      <w:b/>
      <w:kern w:val="44"/>
      <w:sz w:val="36"/>
      <w:lang w:val="en-US" w:eastAsia="zh-CN" w:bidi="ar-SA"/>
    </w:rPr>
  </w:style>
  <w:style w:type="paragraph" w:customStyle="1" w:styleId="aa">
    <w:name w:val="公式"/>
    <w:basedOn w:val="a1"/>
    <w:link w:val="2Char"/>
    <w:qFormat/>
    <w:pPr>
      <w:tabs>
        <w:tab w:val="center" w:pos="3770"/>
        <w:tab w:val="right" w:pos="8295"/>
      </w:tabs>
      <w:adjustRightInd w:val="0"/>
      <w:snapToGrid w:val="0"/>
      <w:ind w:left="57"/>
      <w:jc w:val="center"/>
    </w:pPr>
    <w:rPr>
      <w:rFonts w:ascii="Times New Roman" w:eastAsia="宋体" w:hAnsi="Times New Roman" w:hint="eastAsia"/>
      <w:position w:val="-68"/>
    </w:rPr>
  </w:style>
  <w:style w:type="character" w:customStyle="1" w:styleId="2Char">
    <w:name w:val="样式2 Char"/>
    <w:link w:val="aa"/>
    <w:qFormat/>
    <w:rPr>
      <w:rFonts w:ascii="Times New Roman" w:eastAsia="宋体" w:hAnsi="Times New Roman" w:hint="eastAsia"/>
      <w:position w:val="-68"/>
    </w:rPr>
  </w:style>
  <w:style w:type="paragraph" w:styleId="ab">
    <w:name w:val="List Paragraph"/>
    <w:basedOn w:val="a1"/>
    <w:uiPriority w:val="34"/>
    <w:qFormat/>
    <w:pPr>
      <w:ind w:firstLineChars="200" w:firstLine="420"/>
    </w:pPr>
  </w:style>
  <w:style w:type="character" w:customStyle="1" w:styleId="a8">
    <w:name w:val="页眉 字符"/>
    <w:basedOn w:val="a2"/>
    <w:link w:val="a7"/>
    <w:qFormat/>
    <w:rPr>
      <w:kern w:val="2"/>
      <w:sz w:val="18"/>
      <w:szCs w:val="18"/>
    </w:rPr>
  </w:style>
  <w:style w:type="character" w:customStyle="1" w:styleId="a6">
    <w:name w:val="页脚 字符"/>
    <w:basedOn w:val="a2"/>
    <w:link w:val="a5"/>
    <w:qFormat/>
    <w:rPr>
      <w:kern w:val="2"/>
      <w:sz w:val="18"/>
      <w:szCs w:val="18"/>
    </w:rPr>
  </w:style>
  <w:style w:type="paragraph" w:customStyle="1" w:styleId="11">
    <w:name w:val="修订1"/>
    <w:hidden/>
    <w:uiPriority w:val="99"/>
    <w:unhideWhenUsed/>
    <w:qFormat/>
    <w:rPr>
      <w:kern w:val="2"/>
      <w:sz w:val="21"/>
      <w:szCs w:val="22"/>
    </w:rPr>
  </w:style>
  <w:style w:type="paragraph" w:styleId="ac">
    <w:name w:val="Revision"/>
    <w:hidden/>
    <w:uiPriority w:val="99"/>
    <w:unhideWhenUsed/>
    <w:rsid w:val="00177F60"/>
    <w:rPr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microsoft.com/office/2011/relationships/people" Target="peop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1740</Words>
  <Characters>1293</Characters>
  <Application>Microsoft Office Word</Application>
  <DocSecurity>0</DocSecurity>
  <Lines>10</Lines>
  <Paragraphs>6</Paragraphs>
  <ScaleCrop>false</ScaleCrop>
  <Company/>
  <LinksUpToDate>false</LinksUpToDate>
  <CharactersWithSpaces>3027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WPS_1641788618</dc:creator>
  <cp:lastModifiedBy>Lian Peter</cp:lastModifiedBy>
  <cp:revision>3</cp:revision>
  <dcterms:created xsi:type="dcterms:W3CDTF">2023-10-21T23:26:00Z</dcterms:created>
  <dcterms:modified xsi:type="dcterms:W3CDTF">2024-11-19T07:35:00Z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DB5C9F570FBC4CE5A646071EDA39161B_13</vt:lpwstr>
  </property>
</Properties>
</file>